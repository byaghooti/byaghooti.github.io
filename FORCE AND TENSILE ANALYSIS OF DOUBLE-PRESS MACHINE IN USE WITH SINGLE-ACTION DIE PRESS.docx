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0FBE" w:rsidRPr="002C5FCE" w:rsidRDefault="00250FBE" w:rsidP="002C5FCE">
      <w:pPr>
        <w:bidi/>
        <w:jc w:val="center"/>
        <w:rPr>
          <w:rFonts w:asciiTheme="majorBidi" w:hAnsiTheme="majorBidi" w:cs="B Nazanin"/>
          <w:b/>
          <w:bCs/>
          <w:sz w:val="14"/>
          <w:szCs w:val="14"/>
          <w:rtl/>
        </w:rPr>
        <w:sectPr w:rsidR="00250FBE" w:rsidRPr="002C5FCE" w:rsidSect="00EE3E1A">
          <w:footerReference w:type="default" r:id="rId8"/>
          <w:headerReference w:type="first" r:id="rId9"/>
          <w:footerReference w:type="first" r:id="rId10"/>
          <w:footnotePr>
            <w:numRestart w:val="eachPage"/>
          </w:footnotePr>
          <w:pgSz w:w="11907" w:h="16840" w:code="9"/>
          <w:pgMar w:top="2518" w:right="1699" w:bottom="2275" w:left="1699" w:header="284" w:footer="562" w:gutter="0"/>
          <w:pgNumType w:start="101"/>
          <w:cols w:space="720"/>
          <w:titlePg/>
          <w:bidi/>
          <w:docGrid w:linePitch="360"/>
        </w:sectPr>
      </w:pPr>
    </w:p>
    <w:p w:rsidR="00250FBE" w:rsidRDefault="0042295A" w:rsidP="002C5FCE">
      <w:pPr>
        <w:bidi/>
        <w:jc w:val="center"/>
        <w:rPr>
          <w:rFonts w:asciiTheme="majorBidi" w:hAnsiTheme="majorBidi" w:cs="B Nazanin"/>
          <w:b/>
          <w:bCs/>
          <w:sz w:val="26"/>
          <w:szCs w:val="26"/>
        </w:rPr>
      </w:pPr>
      <w:r w:rsidRPr="0042295A">
        <w:rPr>
          <w:rFonts w:asciiTheme="majorBidi" w:hAnsiTheme="majorBidi" w:cs="B Nazanin" w:hint="cs"/>
          <w:b/>
          <w:bCs/>
          <w:sz w:val="26"/>
          <w:szCs w:val="26"/>
          <w:rtl/>
        </w:rPr>
        <w:lastRenderedPageBreak/>
        <w:t>تحلیل ن</w:t>
      </w:r>
      <w:r>
        <w:rPr>
          <w:rFonts w:asciiTheme="majorBidi" w:hAnsiTheme="majorBidi" w:cs="B Nazanin" w:hint="cs"/>
          <w:b/>
          <w:bCs/>
          <w:sz w:val="26"/>
          <w:szCs w:val="26"/>
          <w:rtl/>
        </w:rPr>
        <w:t xml:space="preserve">یرو و تنش دستگاه پرس دومرحله </w:t>
      </w:r>
      <w:r w:rsidR="00516565">
        <w:rPr>
          <w:rFonts w:asciiTheme="majorBidi" w:hAnsiTheme="majorBidi" w:cs="B Nazanin" w:hint="cs"/>
          <w:b/>
          <w:bCs/>
          <w:sz w:val="26"/>
          <w:szCs w:val="26"/>
          <w:rtl/>
        </w:rPr>
        <w:t xml:space="preserve">در </w:t>
      </w:r>
      <w:r w:rsidR="00DE462D">
        <w:rPr>
          <w:rFonts w:asciiTheme="majorBidi" w:hAnsiTheme="majorBidi" w:cs="B Nazanin" w:hint="cs"/>
          <w:b/>
          <w:bCs/>
          <w:sz w:val="26"/>
          <w:szCs w:val="26"/>
          <w:rtl/>
        </w:rPr>
        <w:t>کاربرد با</w:t>
      </w:r>
      <w:r w:rsidR="007811F1">
        <w:rPr>
          <w:rFonts w:asciiTheme="majorBidi" w:hAnsiTheme="majorBidi" w:cs="B Nazanin" w:hint="cs"/>
          <w:b/>
          <w:bCs/>
          <w:sz w:val="26"/>
          <w:szCs w:val="26"/>
          <w:rtl/>
        </w:rPr>
        <w:t xml:space="preserve"> قالب متعلق به پرس</w:t>
      </w:r>
      <w:r w:rsidR="00516565">
        <w:rPr>
          <w:rFonts w:asciiTheme="majorBidi" w:hAnsiTheme="majorBidi" w:cs="B Nazanin" w:hint="cs"/>
          <w:b/>
          <w:bCs/>
          <w:sz w:val="26"/>
          <w:szCs w:val="26"/>
          <w:rtl/>
        </w:rPr>
        <w:t xml:space="preserve"> یک‌</w:t>
      </w:r>
      <w:r>
        <w:rPr>
          <w:rFonts w:asciiTheme="majorBidi" w:hAnsiTheme="majorBidi" w:cs="B Nazanin" w:hint="cs"/>
          <w:b/>
          <w:bCs/>
          <w:sz w:val="26"/>
          <w:szCs w:val="26"/>
          <w:rtl/>
        </w:rPr>
        <w:t>مرحله</w:t>
      </w:r>
    </w:p>
    <w:p w:rsidR="00A31A60" w:rsidRPr="00A31A60" w:rsidRDefault="00A31A60" w:rsidP="00A31A60">
      <w:pPr>
        <w:bidi/>
        <w:jc w:val="center"/>
        <w:rPr>
          <w:rFonts w:asciiTheme="majorBidi" w:hAnsiTheme="majorBidi" w:cs="B Nazanin"/>
          <w:b/>
          <w:bCs/>
          <w:sz w:val="22"/>
          <w:szCs w:val="22"/>
          <w:rtl/>
        </w:rPr>
      </w:pPr>
    </w:p>
    <w:p w:rsidR="00B23801" w:rsidRPr="00A31A60" w:rsidRDefault="00B23801" w:rsidP="00A31A60">
      <w:pPr>
        <w:bidi/>
        <w:jc w:val="center"/>
        <w:rPr>
          <w:rFonts w:asciiTheme="majorBidi" w:hAnsiTheme="majorBidi" w:cs="B Nazanin"/>
          <w:b/>
          <w:bCs/>
          <w:sz w:val="22"/>
          <w:szCs w:val="22"/>
          <w:rtl/>
        </w:rPr>
      </w:pPr>
      <w:r w:rsidRPr="000A4EA7">
        <w:rPr>
          <w:rFonts w:asciiTheme="majorBidi" w:hAnsiTheme="majorBidi" w:cs="B Nazanin" w:hint="cs"/>
          <w:b/>
          <w:bCs/>
          <w:sz w:val="22"/>
          <w:szCs w:val="22"/>
          <w:rtl/>
        </w:rPr>
        <w:t>کاوه</w:t>
      </w:r>
      <w:r w:rsidRPr="00516565">
        <w:rPr>
          <w:rFonts w:asciiTheme="majorBidi" w:hAnsiTheme="majorBidi" w:cs="B Nazanin" w:hint="cs"/>
          <w:b/>
          <w:bCs/>
          <w:sz w:val="22"/>
          <w:szCs w:val="22"/>
          <w:rtl/>
        </w:rPr>
        <w:t xml:space="preserve"> صفوی گردینی</w:t>
      </w:r>
      <w:r>
        <w:rPr>
          <w:rFonts w:asciiTheme="majorBidi" w:hAnsiTheme="majorBidi" w:cs="B Nazanin" w:hint="cs"/>
          <w:b/>
          <w:bCs/>
          <w:sz w:val="22"/>
          <w:szCs w:val="22"/>
          <w:vertAlign w:val="superscript"/>
          <w:rtl/>
        </w:rPr>
        <w:t>1</w:t>
      </w:r>
      <w:r w:rsidRPr="00516565">
        <w:rPr>
          <w:rFonts w:asciiTheme="majorBidi" w:hAnsiTheme="majorBidi" w:cs="B Nazanin"/>
          <w:b/>
          <w:bCs/>
          <w:sz w:val="22"/>
          <w:szCs w:val="22"/>
          <w:vertAlign w:val="superscript"/>
          <w:rtl/>
        </w:rPr>
        <w:t>*</w:t>
      </w:r>
      <w:r w:rsidRPr="00516565">
        <w:rPr>
          <w:rFonts w:asciiTheme="majorBidi" w:hAnsiTheme="majorBidi" w:cs="B Nazanin"/>
          <w:b/>
          <w:bCs/>
          <w:sz w:val="22"/>
          <w:szCs w:val="22"/>
          <w:rtl/>
        </w:rPr>
        <w:t>،</w:t>
      </w:r>
      <w:r w:rsidRPr="00B23801">
        <w:rPr>
          <w:rFonts w:asciiTheme="majorBidi" w:hAnsiTheme="majorBidi" w:cs="B Nazanin" w:hint="cs"/>
          <w:b/>
          <w:bCs/>
          <w:sz w:val="22"/>
          <w:szCs w:val="22"/>
          <w:rtl/>
        </w:rPr>
        <w:t xml:space="preserve"> </w:t>
      </w:r>
      <w:r>
        <w:rPr>
          <w:rFonts w:asciiTheme="majorBidi" w:hAnsiTheme="majorBidi" w:cs="B Nazanin" w:hint="cs"/>
          <w:b/>
          <w:bCs/>
          <w:sz w:val="22"/>
          <w:szCs w:val="22"/>
          <w:rtl/>
        </w:rPr>
        <w:t>بهرام یاقوتی</w:t>
      </w:r>
      <w:r>
        <w:rPr>
          <w:rFonts w:asciiTheme="majorBidi" w:hAnsiTheme="majorBidi" w:cs="B Nazanin" w:hint="cs"/>
          <w:b/>
          <w:bCs/>
          <w:sz w:val="22"/>
          <w:szCs w:val="22"/>
          <w:vertAlign w:val="superscript"/>
          <w:rtl/>
        </w:rPr>
        <w:t>1</w:t>
      </w:r>
      <w:r>
        <w:rPr>
          <w:rFonts w:asciiTheme="majorBidi" w:hAnsiTheme="majorBidi" w:cs="B Nazanin" w:hint="cs"/>
          <w:b/>
          <w:bCs/>
          <w:sz w:val="22"/>
          <w:szCs w:val="22"/>
          <w:rtl/>
        </w:rPr>
        <w:t>، ایمان مقیمی</w:t>
      </w:r>
      <w:r>
        <w:rPr>
          <w:rFonts w:asciiTheme="majorBidi" w:hAnsiTheme="majorBidi" w:cs="B Nazanin" w:hint="cs"/>
          <w:b/>
          <w:bCs/>
          <w:sz w:val="22"/>
          <w:szCs w:val="22"/>
          <w:vertAlign w:val="superscript"/>
          <w:rtl/>
        </w:rPr>
        <w:t>2</w:t>
      </w:r>
      <w:r>
        <w:rPr>
          <w:rFonts w:asciiTheme="majorBidi" w:hAnsiTheme="majorBidi" w:cs="B Nazanin" w:hint="cs"/>
          <w:b/>
          <w:bCs/>
          <w:sz w:val="22"/>
          <w:szCs w:val="22"/>
          <w:rtl/>
        </w:rPr>
        <w:t>،</w:t>
      </w:r>
      <w:r w:rsidR="000A4EA7" w:rsidRPr="00516565">
        <w:rPr>
          <w:rFonts w:asciiTheme="majorBidi" w:hAnsiTheme="majorBidi" w:cs="B Nazanin" w:hint="cs"/>
          <w:b/>
          <w:bCs/>
          <w:sz w:val="22"/>
          <w:szCs w:val="22"/>
          <w:rtl/>
        </w:rPr>
        <w:t>حسن سالاریه</w:t>
      </w:r>
      <w:r>
        <w:rPr>
          <w:rFonts w:asciiTheme="majorBidi" w:hAnsiTheme="majorBidi" w:cs="B Nazanin" w:hint="cs"/>
          <w:b/>
          <w:bCs/>
          <w:sz w:val="22"/>
          <w:szCs w:val="22"/>
          <w:vertAlign w:val="superscript"/>
          <w:rtl/>
        </w:rPr>
        <w:t>3</w:t>
      </w:r>
      <w:r w:rsidR="000A4EA7">
        <w:rPr>
          <w:rFonts w:asciiTheme="majorBidi" w:hAnsiTheme="majorBidi" w:cs="B Nazanin" w:hint="cs"/>
          <w:b/>
          <w:bCs/>
          <w:sz w:val="22"/>
          <w:szCs w:val="22"/>
          <w:rtl/>
        </w:rPr>
        <w:t xml:space="preserve">، آریا </w:t>
      </w:r>
      <w:r w:rsidR="000A4EA7" w:rsidRPr="000A4EA7">
        <w:rPr>
          <w:rFonts w:asciiTheme="majorBidi" w:hAnsiTheme="majorBidi" w:cs="B Nazanin" w:hint="cs"/>
          <w:b/>
          <w:bCs/>
          <w:sz w:val="22"/>
          <w:szCs w:val="22"/>
          <w:rtl/>
        </w:rPr>
        <w:t>الستی</w:t>
      </w:r>
      <w:r>
        <w:rPr>
          <w:rFonts w:asciiTheme="majorBidi" w:hAnsiTheme="majorBidi" w:cs="B Nazanin" w:hint="cs"/>
          <w:b/>
          <w:bCs/>
          <w:sz w:val="22"/>
          <w:szCs w:val="22"/>
          <w:vertAlign w:val="superscript"/>
          <w:rtl/>
        </w:rPr>
        <w:t>4</w:t>
      </w:r>
    </w:p>
    <w:p w:rsidR="00B23801" w:rsidRDefault="00B23801" w:rsidP="00B23801">
      <w:pPr>
        <w:bidi/>
        <w:jc w:val="center"/>
        <w:rPr>
          <w:rFonts w:asciiTheme="majorBidi" w:hAnsiTheme="majorBidi" w:cs="B Nazanin"/>
          <w:b/>
          <w:bCs/>
          <w:sz w:val="16"/>
          <w:szCs w:val="16"/>
          <w:rtl/>
        </w:rPr>
      </w:pPr>
      <w:r>
        <w:rPr>
          <w:rFonts w:asciiTheme="majorBidi" w:hAnsiTheme="majorBidi" w:cs="B Nazanin" w:hint="cs"/>
          <w:b/>
          <w:bCs/>
          <w:sz w:val="16"/>
          <w:szCs w:val="16"/>
          <w:vertAlign w:val="superscript"/>
          <w:rtl/>
        </w:rPr>
        <w:t>3</w:t>
      </w:r>
      <w:r>
        <w:rPr>
          <w:rFonts w:asciiTheme="majorBidi" w:hAnsiTheme="majorBidi" w:cs="B Nazanin" w:hint="cs"/>
          <w:b/>
          <w:bCs/>
          <w:sz w:val="16"/>
          <w:szCs w:val="16"/>
          <w:rtl/>
        </w:rPr>
        <w:t>کارشناسی ارشد</w:t>
      </w:r>
      <w:r w:rsidRPr="0042295A">
        <w:rPr>
          <w:rFonts w:asciiTheme="majorBidi" w:hAnsiTheme="majorBidi" w:cs="B Nazanin"/>
          <w:b/>
          <w:bCs/>
          <w:sz w:val="16"/>
          <w:szCs w:val="16"/>
          <w:rtl/>
        </w:rPr>
        <w:t xml:space="preserve">، </w:t>
      </w:r>
      <w:r>
        <w:rPr>
          <w:rFonts w:asciiTheme="majorBidi" w:hAnsiTheme="majorBidi" w:cs="B Nazanin" w:hint="cs"/>
          <w:b/>
          <w:bCs/>
          <w:sz w:val="16"/>
          <w:szCs w:val="16"/>
          <w:rtl/>
        </w:rPr>
        <w:t>دانشکده مهندسی مکانیک دانشگاه صنعتی شریف</w:t>
      </w:r>
    </w:p>
    <w:p w:rsidR="00B23801" w:rsidRPr="0042295A" w:rsidRDefault="00B23801" w:rsidP="00B23801">
      <w:pPr>
        <w:bidi/>
        <w:jc w:val="center"/>
        <w:rPr>
          <w:rFonts w:asciiTheme="majorBidi" w:hAnsiTheme="majorBidi" w:cs="B Nazanin"/>
          <w:b/>
          <w:bCs/>
          <w:sz w:val="16"/>
          <w:szCs w:val="16"/>
          <w:rtl/>
        </w:rPr>
      </w:pPr>
      <w:r>
        <w:rPr>
          <w:rFonts w:asciiTheme="majorBidi" w:hAnsiTheme="majorBidi" w:cs="B Nazanin" w:hint="cs"/>
          <w:b/>
          <w:bCs/>
          <w:sz w:val="16"/>
          <w:szCs w:val="16"/>
          <w:vertAlign w:val="superscript"/>
          <w:rtl/>
        </w:rPr>
        <w:t>4</w:t>
      </w:r>
      <w:r>
        <w:rPr>
          <w:rFonts w:asciiTheme="majorBidi" w:hAnsiTheme="majorBidi" w:cs="B Nazanin" w:hint="cs"/>
          <w:b/>
          <w:bCs/>
          <w:sz w:val="16"/>
          <w:szCs w:val="16"/>
          <w:rtl/>
        </w:rPr>
        <w:t>کارشناسی</w:t>
      </w:r>
      <w:r w:rsidRPr="0042295A">
        <w:rPr>
          <w:rFonts w:asciiTheme="majorBidi" w:hAnsiTheme="majorBidi" w:cs="B Nazanin"/>
          <w:b/>
          <w:bCs/>
          <w:sz w:val="16"/>
          <w:szCs w:val="16"/>
          <w:rtl/>
        </w:rPr>
        <w:t xml:space="preserve"> ، </w:t>
      </w:r>
      <w:r>
        <w:rPr>
          <w:rFonts w:asciiTheme="majorBidi" w:hAnsiTheme="majorBidi" w:cs="B Nazanin" w:hint="cs"/>
          <w:b/>
          <w:bCs/>
          <w:sz w:val="16"/>
          <w:szCs w:val="16"/>
          <w:rtl/>
        </w:rPr>
        <w:t>دانشکده مهندسی مکانیک دانشگاه صنعتی شریف</w:t>
      </w:r>
    </w:p>
    <w:p w:rsidR="00A77B85" w:rsidRDefault="00A77B85" w:rsidP="00A77B85">
      <w:pPr>
        <w:bidi/>
        <w:jc w:val="center"/>
        <w:rPr>
          <w:rFonts w:asciiTheme="majorBidi" w:hAnsiTheme="majorBidi" w:cs="B Nazanin"/>
          <w:b/>
          <w:bCs/>
          <w:sz w:val="16"/>
          <w:szCs w:val="16"/>
          <w:rtl/>
        </w:rPr>
      </w:pPr>
      <w:r>
        <w:rPr>
          <w:rFonts w:asciiTheme="majorBidi" w:hAnsiTheme="majorBidi" w:cs="B Nazanin" w:hint="cs"/>
          <w:b/>
          <w:bCs/>
          <w:sz w:val="16"/>
          <w:szCs w:val="16"/>
          <w:vertAlign w:val="superscript"/>
          <w:rtl/>
        </w:rPr>
        <w:t>1</w:t>
      </w:r>
      <w:r>
        <w:rPr>
          <w:rFonts w:asciiTheme="majorBidi" w:hAnsiTheme="majorBidi" w:cs="B Nazanin" w:hint="cs"/>
          <w:b/>
          <w:bCs/>
          <w:sz w:val="16"/>
          <w:szCs w:val="16"/>
          <w:rtl/>
        </w:rPr>
        <w:t>دانشیار</w:t>
      </w:r>
      <w:r>
        <w:rPr>
          <w:rFonts w:asciiTheme="majorBidi" w:hAnsiTheme="majorBidi" w:cs="B Nazanin"/>
          <w:b/>
          <w:bCs/>
          <w:sz w:val="16"/>
          <w:szCs w:val="16"/>
          <w:rtl/>
        </w:rPr>
        <w:t>،</w:t>
      </w:r>
      <w:r>
        <w:rPr>
          <w:rFonts w:asciiTheme="majorBidi" w:hAnsiTheme="majorBidi" w:cs="B Nazanin"/>
          <w:b/>
          <w:bCs/>
          <w:sz w:val="16"/>
          <w:szCs w:val="16"/>
        </w:rPr>
        <w:t xml:space="preserve"> </w:t>
      </w:r>
      <w:r>
        <w:rPr>
          <w:rFonts w:asciiTheme="majorBidi" w:hAnsiTheme="majorBidi" w:cs="B Nazanin" w:hint="cs"/>
          <w:b/>
          <w:bCs/>
          <w:sz w:val="16"/>
          <w:szCs w:val="16"/>
          <w:rtl/>
        </w:rPr>
        <w:t>دانشکده مهندسی مکانیک دانشگاه صنعتی شریف</w:t>
      </w:r>
    </w:p>
    <w:p w:rsidR="00A77B85" w:rsidRPr="0042295A" w:rsidRDefault="00A77B85" w:rsidP="00B23801">
      <w:pPr>
        <w:bidi/>
        <w:jc w:val="center"/>
        <w:rPr>
          <w:rFonts w:asciiTheme="majorBidi" w:hAnsiTheme="majorBidi" w:cs="B Nazanin"/>
          <w:b/>
          <w:bCs/>
          <w:sz w:val="16"/>
          <w:szCs w:val="16"/>
          <w:rtl/>
        </w:rPr>
      </w:pPr>
      <w:r>
        <w:rPr>
          <w:rFonts w:asciiTheme="majorBidi" w:hAnsiTheme="majorBidi" w:cs="B Nazanin" w:hint="cs"/>
          <w:b/>
          <w:bCs/>
          <w:sz w:val="16"/>
          <w:szCs w:val="16"/>
          <w:vertAlign w:val="superscript"/>
          <w:rtl/>
        </w:rPr>
        <w:t>2</w:t>
      </w:r>
      <w:r>
        <w:rPr>
          <w:rFonts w:asciiTheme="majorBidi" w:hAnsiTheme="majorBidi" w:cs="B Nazanin" w:hint="cs"/>
          <w:b/>
          <w:bCs/>
          <w:sz w:val="16"/>
          <w:szCs w:val="16"/>
          <w:rtl/>
        </w:rPr>
        <w:t>استاد</w:t>
      </w:r>
      <w:r>
        <w:rPr>
          <w:rFonts w:asciiTheme="majorBidi" w:hAnsiTheme="majorBidi" w:cs="B Nazanin"/>
          <w:b/>
          <w:bCs/>
          <w:sz w:val="16"/>
          <w:szCs w:val="16"/>
          <w:rtl/>
        </w:rPr>
        <w:t>،</w:t>
      </w:r>
      <w:r>
        <w:rPr>
          <w:rFonts w:asciiTheme="majorBidi" w:hAnsiTheme="majorBidi" w:cs="B Nazanin"/>
          <w:b/>
          <w:bCs/>
          <w:sz w:val="16"/>
          <w:szCs w:val="16"/>
        </w:rPr>
        <w:t xml:space="preserve"> </w:t>
      </w:r>
      <w:r>
        <w:rPr>
          <w:rFonts w:asciiTheme="majorBidi" w:hAnsiTheme="majorBidi" w:cs="B Nazanin" w:hint="cs"/>
          <w:b/>
          <w:bCs/>
          <w:sz w:val="16"/>
          <w:szCs w:val="16"/>
          <w:rtl/>
        </w:rPr>
        <w:t>دانشکده مهندسی مکانیک دانشگاه صنعتی شریف</w:t>
      </w:r>
    </w:p>
    <w:p w:rsidR="00250FBE" w:rsidRPr="0042295A" w:rsidRDefault="00250FBE" w:rsidP="00516565">
      <w:pPr>
        <w:bidi/>
        <w:jc w:val="center"/>
        <w:rPr>
          <w:rFonts w:asciiTheme="majorBidi" w:hAnsiTheme="majorBidi" w:cs="B Nazanin"/>
          <w:sz w:val="18"/>
          <w:szCs w:val="18"/>
          <w:rtl/>
        </w:rPr>
      </w:pPr>
      <w:r w:rsidRPr="0042295A">
        <w:rPr>
          <w:rFonts w:asciiTheme="majorBidi" w:hAnsiTheme="majorBidi" w:cs="B Nazanin"/>
          <w:sz w:val="16"/>
          <w:szCs w:val="16"/>
          <w:rtl/>
        </w:rPr>
        <w:t>تاریخ دریافت: **/**/****؛ تاریخ بازنگری: **/**/****؛ تاریخ پذیرش: **/**/****</w:t>
      </w:r>
    </w:p>
    <w:tbl>
      <w:tblPr>
        <w:bidiVisual/>
        <w:tblW w:w="0" w:type="auto"/>
        <w:tblBorders>
          <w:top w:val="single" w:sz="4" w:space="0" w:color="000000"/>
          <w:bottom w:val="single" w:sz="4" w:space="0" w:color="000000"/>
        </w:tblBorders>
        <w:tblLook w:val="04A0" w:firstRow="1" w:lastRow="0" w:firstColumn="1" w:lastColumn="0" w:noHBand="0" w:noVBand="1"/>
      </w:tblPr>
      <w:tblGrid>
        <w:gridCol w:w="8721"/>
      </w:tblGrid>
      <w:tr w:rsidR="00250FBE" w:rsidRPr="00E674F0" w:rsidTr="00E87216">
        <w:tc>
          <w:tcPr>
            <w:tcW w:w="8721" w:type="dxa"/>
          </w:tcPr>
          <w:p w:rsidR="00250FBE" w:rsidRPr="008A6B1F" w:rsidRDefault="00250FBE" w:rsidP="00250FBE">
            <w:pPr>
              <w:bidi/>
              <w:spacing w:before="120"/>
              <w:jc w:val="left"/>
              <w:rPr>
                <w:rFonts w:asciiTheme="majorBidi" w:hAnsiTheme="majorBidi" w:cs="B Nazanin"/>
                <w:b/>
                <w:bCs/>
                <w:sz w:val="22"/>
                <w:szCs w:val="22"/>
                <w:rtl/>
              </w:rPr>
            </w:pPr>
            <w:r w:rsidRPr="008A6B1F">
              <w:rPr>
                <w:rFonts w:asciiTheme="majorBidi" w:hAnsiTheme="majorBidi" w:cs="B Nazanin"/>
                <w:b/>
                <w:bCs/>
                <w:sz w:val="22"/>
                <w:szCs w:val="22"/>
                <w:rtl/>
              </w:rPr>
              <w:t>چکیده</w:t>
            </w:r>
          </w:p>
          <w:p w:rsidR="009F7867" w:rsidRDefault="009F7867" w:rsidP="00701DBD">
            <w:pPr>
              <w:bidi/>
              <w:rPr>
                <w:rFonts w:cs="B Nazanin"/>
                <w:sz w:val="20"/>
                <w:szCs w:val="20"/>
              </w:rPr>
            </w:pPr>
            <w:r>
              <w:rPr>
                <w:rFonts w:cs="B Nazanin" w:hint="cs"/>
                <w:sz w:val="20"/>
                <w:szCs w:val="20"/>
                <w:rtl/>
              </w:rPr>
              <w:t>دستگاه‌های پرس صنعتی از نظر مکانیزم به دو گروه اصلی تک‌</w:t>
            </w:r>
            <w:r w:rsidR="007811F1">
              <w:rPr>
                <w:rFonts w:cs="B Nazanin" w:hint="cs"/>
                <w:sz w:val="20"/>
                <w:szCs w:val="20"/>
                <w:rtl/>
              </w:rPr>
              <w:t>عمله</w:t>
            </w:r>
            <w:r>
              <w:rPr>
                <w:rFonts w:cs="B Nazanin" w:hint="cs"/>
                <w:sz w:val="20"/>
                <w:szCs w:val="20"/>
                <w:rtl/>
              </w:rPr>
              <w:t xml:space="preserve"> (تک‌مرحله) و دو</w:t>
            </w:r>
            <w:r w:rsidR="007811F1">
              <w:rPr>
                <w:rFonts w:cs="B Nazanin" w:hint="cs"/>
                <w:sz w:val="20"/>
                <w:szCs w:val="20"/>
                <w:rtl/>
              </w:rPr>
              <w:t>عمله</w:t>
            </w:r>
            <w:r>
              <w:rPr>
                <w:rFonts w:cs="B Nazanin" w:hint="cs"/>
                <w:sz w:val="20"/>
                <w:szCs w:val="20"/>
                <w:rtl/>
              </w:rPr>
              <w:t xml:space="preserve"> (دومرحله) تقسیم می‌شوند.</w:t>
            </w:r>
            <w:r>
              <w:rPr>
                <w:rFonts w:cs="B Nazanin" w:hint="cs"/>
                <w:sz w:val="20"/>
                <w:szCs w:val="20"/>
              </w:rPr>
              <w:t xml:space="preserve"> </w:t>
            </w:r>
            <w:r>
              <w:rPr>
                <w:rFonts w:cs="B Nazanin" w:hint="cs"/>
                <w:sz w:val="20"/>
                <w:szCs w:val="20"/>
                <w:rtl/>
              </w:rPr>
              <w:t xml:space="preserve">دستگاه </w:t>
            </w:r>
            <w:r w:rsidR="007811F1">
              <w:rPr>
                <w:rFonts w:cs="B Nazanin" w:hint="cs"/>
                <w:sz w:val="20"/>
                <w:szCs w:val="20"/>
                <w:rtl/>
              </w:rPr>
              <w:t xml:space="preserve">پرس </w:t>
            </w:r>
            <w:r>
              <w:rPr>
                <w:rFonts w:cs="B Nazanin" w:hint="cs"/>
                <w:sz w:val="20"/>
                <w:szCs w:val="20"/>
                <w:rtl/>
              </w:rPr>
              <w:t>تک‌</w:t>
            </w:r>
            <w:r w:rsidR="007811F1">
              <w:rPr>
                <w:rFonts w:cs="B Nazanin" w:hint="cs"/>
                <w:sz w:val="20"/>
                <w:szCs w:val="20"/>
                <w:rtl/>
              </w:rPr>
              <w:t>عمله</w:t>
            </w:r>
            <w:r>
              <w:rPr>
                <w:rFonts w:cs="B Nazanin" w:hint="cs"/>
                <w:sz w:val="20"/>
                <w:szCs w:val="20"/>
                <w:rtl/>
              </w:rPr>
              <w:t xml:space="preserve"> یک مکانیزم اصلی دارد که </w:t>
            </w:r>
            <w:r w:rsidR="00CE5485">
              <w:rPr>
                <w:rFonts w:cs="B Nazanin" w:hint="cs"/>
                <w:sz w:val="20"/>
                <w:szCs w:val="20"/>
                <w:rtl/>
              </w:rPr>
              <w:t>سنبه</w:t>
            </w:r>
            <w:r>
              <w:rPr>
                <w:rFonts w:cs="B Nazanin" w:hint="cs"/>
                <w:sz w:val="20"/>
                <w:szCs w:val="20"/>
                <w:rtl/>
              </w:rPr>
              <w:t xml:space="preserve"> را هدایت میکند. </w:t>
            </w:r>
            <w:r w:rsidR="007811F1">
              <w:rPr>
                <w:rFonts w:cs="B Nazanin" w:hint="cs"/>
                <w:sz w:val="20"/>
                <w:szCs w:val="20"/>
                <w:rtl/>
              </w:rPr>
              <w:t>پرس</w:t>
            </w:r>
            <w:r>
              <w:rPr>
                <w:rFonts w:cs="B Nazanin" w:hint="cs"/>
                <w:sz w:val="20"/>
                <w:szCs w:val="20"/>
                <w:rtl/>
              </w:rPr>
              <w:t xml:space="preserve"> دو‌</w:t>
            </w:r>
            <w:r w:rsidR="007811F1">
              <w:rPr>
                <w:rFonts w:cs="B Nazanin" w:hint="cs"/>
                <w:sz w:val="20"/>
                <w:szCs w:val="20"/>
                <w:rtl/>
              </w:rPr>
              <w:t>عمله</w:t>
            </w:r>
            <w:r>
              <w:rPr>
                <w:rFonts w:cs="B Nazanin" w:hint="cs"/>
                <w:sz w:val="20"/>
                <w:szCs w:val="20"/>
                <w:rtl/>
              </w:rPr>
              <w:t xml:space="preserve"> علاوه بر مکانیزم ذکر شده دارای مکانیزم ورقگیر نیز هست. قالب‌ دستگاه‌ دو</w:t>
            </w:r>
            <w:r w:rsidR="007811F1">
              <w:rPr>
                <w:rFonts w:cs="B Nazanin" w:hint="cs"/>
                <w:sz w:val="20"/>
                <w:szCs w:val="20"/>
                <w:rtl/>
              </w:rPr>
              <w:t>عمله</w:t>
            </w:r>
            <w:r>
              <w:rPr>
                <w:rFonts w:cs="B Nazanin" w:hint="cs"/>
                <w:sz w:val="20"/>
                <w:szCs w:val="20"/>
                <w:rtl/>
              </w:rPr>
              <w:t xml:space="preserve"> وزن و در نتیجه هزینه بالاتری نسبت به قالب دستگاه تک‌</w:t>
            </w:r>
            <w:r w:rsidR="007811F1">
              <w:rPr>
                <w:rFonts w:cs="B Nazanin" w:hint="cs"/>
                <w:sz w:val="20"/>
                <w:szCs w:val="20"/>
                <w:rtl/>
              </w:rPr>
              <w:t>عمله</w:t>
            </w:r>
            <w:r>
              <w:rPr>
                <w:rFonts w:cs="B Nazanin" w:hint="cs"/>
                <w:sz w:val="20"/>
                <w:szCs w:val="20"/>
                <w:rtl/>
              </w:rPr>
              <w:t xml:space="preserve"> دارد. </w:t>
            </w:r>
            <w:r w:rsidR="001F261D">
              <w:rPr>
                <w:rFonts w:cs="B Nazanin" w:hint="cs"/>
                <w:sz w:val="20"/>
                <w:szCs w:val="20"/>
                <w:rtl/>
              </w:rPr>
              <w:t>در برخی از موارد، قالب کوچک پرس تک‌عمله</w:t>
            </w:r>
            <w:r w:rsidR="00217F5B">
              <w:rPr>
                <w:rFonts w:cs="B Nazanin" w:hint="cs"/>
                <w:sz w:val="20"/>
                <w:szCs w:val="20"/>
                <w:rtl/>
              </w:rPr>
              <w:t xml:space="preserve"> را</w:t>
            </w:r>
            <w:r w:rsidR="00701DBD">
              <w:rPr>
                <w:rFonts w:cs="B Nazanin" w:hint="cs"/>
                <w:sz w:val="20"/>
                <w:szCs w:val="20"/>
                <w:rtl/>
              </w:rPr>
              <w:t>،</w:t>
            </w:r>
            <w:r w:rsidR="00217F5B">
              <w:rPr>
                <w:rFonts w:cs="B Nazanin" w:hint="cs"/>
                <w:sz w:val="20"/>
                <w:szCs w:val="20"/>
                <w:rtl/>
              </w:rPr>
              <w:t xml:space="preserve"> </w:t>
            </w:r>
            <w:r>
              <w:rPr>
                <w:rFonts w:cs="B Nazanin" w:hint="cs"/>
                <w:sz w:val="20"/>
                <w:szCs w:val="20"/>
                <w:rtl/>
              </w:rPr>
              <w:t xml:space="preserve">برای </w:t>
            </w:r>
            <w:r w:rsidR="007811F1">
              <w:rPr>
                <w:rFonts w:cs="B Nazanin" w:hint="cs"/>
                <w:sz w:val="20"/>
                <w:szCs w:val="20"/>
                <w:rtl/>
              </w:rPr>
              <w:t>پرس</w:t>
            </w:r>
            <w:r>
              <w:rPr>
                <w:rFonts w:cs="B Nazanin" w:hint="cs"/>
                <w:sz w:val="20"/>
                <w:szCs w:val="20"/>
                <w:rtl/>
              </w:rPr>
              <w:t xml:space="preserve"> دو</w:t>
            </w:r>
            <w:r w:rsidR="007811F1">
              <w:rPr>
                <w:rFonts w:cs="B Nazanin" w:hint="cs"/>
                <w:sz w:val="20"/>
                <w:szCs w:val="20"/>
                <w:rtl/>
              </w:rPr>
              <w:t>عمله</w:t>
            </w:r>
            <w:r w:rsidR="001F261D">
              <w:rPr>
                <w:rFonts w:cs="B Nazanin" w:hint="cs"/>
                <w:sz w:val="20"/>
                <w:szCs w:val="20"/>
                <w:rtl/>
              </w:rPr>
              <w:t xml:space="preserve"> به کار می‌گیرند که </w:t>
            </w:r>
            <w:r>
              <w:rPr>
                <w:rFonts w:cs="B Nazanin" w:hint="cs"/>
                <w:sz w:val="20"/>
                <w:szCs w:val="20"/>
                <w:rtl/>
              </w:rPr>
              <w:t xml:space="preserve">مکانیزم ورقگیر بی‌استفاده شده و </w:t>
            </w:r>
            <w:r w:rsidR="007811F1">
              <w:rPr>
                <w:rFonts w:cs="B Nazanin" w:hint="cs"/>
                <w:sz w:val="20"/>
                <w:szCs w:val="20"/>
                <w:rtl/>
              </w:rPr>
              <w:t>پرس</w:t>
            </w:r>
            <w:r>
              <w:rPr>
                <w:rFonts w:cs="B Nazanin" w:hint="cs"/>
                <w:sz w:val="20"/>
                <w:szCs w:val="20"/>
                <w:rtl/>
              </w:rPr>
              <w:t xml:space="preserve"> عملا تک‌</w:t>
            </w:r>
            <w:r w:rsidR="007811F1">
              <w:rPr>
                <w:rFonts w:cs="B Nazanin" w:hint="cs"/>
                <w:sz w:val="20"/>
                <w:szCs w:val="20"/>
                <w:rtl/>
              </w:rPr>
              <w:t>عمله</w:t>
            </w:r>
            <w:r>
              <w:rPr>
                <w:rFonts w:cs="B Nazanin" w:hint="cs"/>
                <w:sz w:val="20"/>
                <w:szCs w:val="20"/>
                <w:rtl/>
              </w:rPr>
              <w:t xml:space="preserve"> می‌‌شود. هدف این پژوهش، بررسی دینامیکی و تحلیل سازه</w:t>
            </w:r>
            <w:r w:rsidR="007811F1">
              <w:rPr>
                <w:rFonts w:cs="B Nazanin" w:hint="cs"/>
                <w:sz w:val="20"/>
                <w:szCs w:val="20"/>
                <w:rtl/>
              </w:rPr>
              <w:t>‌</w:t>
            </w:r>
            <w:r w:rsidR="00701DBD">
              <w:rPr>
                <w:rFonts w:cs="B Nazanin" w:hint="cs"/>
                <w:sz w:val="20"/>
                <w:szCs w:val="20"/>
                <w:rtl/>
              </w:rPr>
              <w:t>ای حالت اخیر است.</w:t>
            </w:r>
          </w:p>
          <w:p w:rsidR="009F7867" w:rsidRDefault="009F7867" w:rsidP="007811F1">
            <w:pPr>
              <w:bidi/>
              <w:rPr>
                <w:rFonts w:cs="B Nazanin"/>
                <w:sz w:val="20"/>
                <w:szCs w:val="20"/>
              </w:rPr>
            </w:pPr>
            <w:r>
              <w:rPr>
                <w:rFonts w:cs="B Nazanin" w:hint="cs"/>
                <w:sz w:val="20"/>
                <w:szCs w:val="20"/>
                <w:rtl/>
              </w:rPr>
              <w:t>در این مقاله، ابتدا برای بررسی سینماتیک مکانیزم، مدل‌سازی ریاضی آن انجام می‌شود. در ادامه</w:t>
            </w:r>
            <w:r w:rsidR="00E60982">
              <w:rPr>
                <w:rFonts w:cs="B Nazanin" w:hint="cs"/>
                <w:sz w:val="20"/>
                <w:szCs w:val="20"/>
                <w:rtl/>
              </w:rPr>
              <w:t>،</w:t>
            </w:r>
            <w:r>
              <w:rPr>
                <w:rFonts w:cs="B Nazanin" w:hint="cs"/>
                <w:sz w:val="20"/>
                <w:szCs w:val="20"/>
                <w:rtl/>
              </w:rPr>
              <w:t xml:space="preserve"> تحلیل نیرویی مکانیزم دو</w:t>
            </w:r>
            <w:r w:rsidR="007811F1">
              <w:rPr>
                <w:rFonts w:cs="B Nazanin" w:hint="cs"/>
                <w:sz w:val="20"/>
                <w:szCs w:val="20"/>
                <w:rtl/>
              </w:rPr>
              <w:t>عمله</w:t>
            </w:r>
            <w:r>
              <w:rPr>
                <w:rFonts w:cs="B Nazanin" w:hint="cs"/>
                <w:sz w:val="20"/>
                <w:szCs w:val="20"/>
                <w:rtl/>
              </w:rPr>
              <w:t xml:space="preserve"> با قالب استاندارد و قالب کوچک حالت تک‌</w:t>
            </w:r>
            <w:r w:rsidR="007811F1">
              <w:rPr>
                <w:rFonts w:cs="B Nazanin" w:hint="cs"/>
                <w:sz w:val="20"/>
                <w:szCs w:val="20"/>
                <w:rtl/>
              </w:rPr>
              <w:t>عمله</w:t>
            </w:r>
            <w:r>
              <w:rPr>
                <w:rFonts w:cs="B Nazanin" w:hint="cs"/>
                <w:sz w:val="20"/>
                <w:szCs w:val="20"/>
                <w:rtl/>
              </w:rPr>
              <w:t>، انجام می‌شود. این پژوهش با تحلیل تنش این دو حالت پایان می‌یابد. در انتهای این بررسی، مشخص شد که به کار بردن قالب</w:t>
            </w:r>
            <w:r w:rsidR="007811F1">
              <w:rPr>
                <w:rFonts w:cs="B Nazanin" w:hint="cs"/>
                <w:sz w:val="20"/>
                <w:szCs w:val="20"/>
                <w:rtl/>
              </w:rPr>
              <w:t xml:space="preserve"> پرس</w:t>
            </w:r>
            <w:r>
              <w:rPr>
                <w:rFonts w:cs="B Nazanin" w:hint="cs"/>
                <w:sz w:val="20"/>
                <w:szCs w:val="20"/>
                <w:rtl/>
              </w:rPr>
              <w:t xml:space="preserve"> تک‌</w:t>
            </w:r>
            <w:r w:rsidR="007811F1">
              <w:rPr>
                <w:rFonts w:cs="B Nazanin" w:hint="cs"/>
                <w:sz w:val="20"/>
                <w:szCs w:val="20"/>
                <w:rtl/>
              </w:rPr>
              <w:t>عمله</w:t>
            </w:r>
            <w:r>
              <w:rPr>
                <w:rFonts w:cs="B Nazanin" w:hint="cs"/>
                <w:sz w:val="20"/>
                <w:szCs w:val="20"/>
                <w:rtl/>
              </w:rPr>
              <w:t xml:space="preserve"> برای </w:t>
            </w:r>
            <w:r w:rsidR="007811F1">
              <w:rPr>
                <w:rFonts w:cs="B Nazanin" w:hint="cs"/>
                <w:sz w:val="20"/>
                <w:szCs w:val="20"/>
                <w:rtl/>
              </w:rPr>
              <w:t>پرس</w:t>
            </w:r>
            <w:r>
              <w:rPr>
                <w:rFonts w:cs="B Nazanin" w:hint="cs"/>
                <w:sz w:val="20"/>
                <w:szCs w:val="20"/>
                <w:rtl/>
              </w:rPr>
              <w:t xml:space="preserve"> دو</w:t>
            </w:r>
            <w:r w:rsidR="007811F1">
              <w:rPr>
                <w:rFonts w:cs="B Nazanin" w:hint="cs"/>
                <w:sz w:val="20"/>
                <w:szCs w:val="20"/>
                <w:rtl/>
              </w:rPr>
              <w:t>عمله</w:t>
            </w:r>
            <w:r>
              <w:rPr>
                <w:rFonts w:cs="B Nazanin" w:hint="cs"/>
                <w:sz w:val="20"/>
                <w:szCs w:val="20"/>
                <w:rtl/>
              </w:rPr>
              <w:t xml:space="preserve">، نیروها و تنش‌های وارد به مفاصل مکانیزم </w:t>
            </w:r>
            <w:r w:rsidR="00CE5485">
              <w:rPr>
                <w:rFonts w:cs="B Nazanin" w:hint="cs"/>
                <w:sz w:val="20"/>
                <w:szCs w:val="20"/>
                <w:rtl/>
              </w:rPr>
              <w:t>سنبه</w:t>
            </w:r>
            <w:r>
              <w:rPr>
                <w:rFonts w:cs="B Nazanin" w:hint="cs"/>
                <w:sz w:val="20"/>
                <w:szCs w:val="20"/>
                <w:rtl/>
              </w:rPr>
              <w:t xml:space="preserve">‌زن </w:t>
            </w:r>
            <w:r w:rsidR="007811F1">
              <w:rPr>
                <w:rFonts w:cs="B Nazanin" w:hint="cs"/>
                <w:sz w:val="20"/>
                <w:szCs w:val="20"/>
                <w:rtl/>
              </w:rPr>
              <w:t>پرس</w:t>
            </w:r>
            <w:r>
              <w:rPr>
                <w:rFonts w:cs="B Nazanin" w:hint="cs"/>
                <w:sz w:val="20"/>
                <w:szCs w:val="20"/>
                <w:rtl/>
              </w:rPr>
              <w:t xml:space="preserve"> را نسبت به حالت معمول، افزایش چشمگیری می‌دهد. بنابراین به کار بردن قالب‌های تک‌</w:t>
            </w:r>
            <w:r w:rsidR="007811F1">
              <w:rPr>
                <w:rFonts w:cs="B Nazanin" w:hint="cs"/>
                <w:sz w:val="20"/>
                <w:szCs w:val="20"/>
                <w:rtl/>
              </w:rPr>
              <w:t>عمله</w:t>
            </w:r>
            <w:r>
              <w:rPr>
                <w:rFonts w:cs="B Nazanin" w:hint="cs"/>
                <w:sz w:val="20"/>
                <w:szCs w:val="20"/>
                <w:rtl/>
              </w:rPr>
              <w:t xml:space="preserve"> علی‌رغم کاهش هزینه‌های ساخت قالب، امکان خرابی و شکست رابط‌‌‌بندی </w:t>
            </w:r>
            <w:r w:rsidR="007811F1">
              <w:rPr>
                <w:rFonts w:cs="B Nazanin" w:hint="cs"/>
                <w:sz w:val="20"/>
                <w:szCs w:val="20"/>
                <w:rtl/>
              </w:rPr>
              <w:t>پرس</w:t>
            </w:r>
            <w:r>
              <w:rPr>
                <w:rFonts w:cs="B Nazanin" w:hint="cs"/>
                <w:sz w:val="20"/>
                <w:szCs w:val="20"/>
                <w:rtl/>
              </w:rPr>
              <w:t xml:space="preserve"> را بالا برده و در نتیجه به هزینه‌های تعمیر و نگه‌داری دستگاه</w:t>
            </w:r>
            <w:r w:rsidR="007811F1">
              <w:rPr>
                <w:rFonts w:cs="B Nazanin" w:hint="cs"/>
                <w:sz w:val="20"/>
                <w:szCs w:val="20"/>
                <w:rtl/>
              </w:rPr>
              <w:t xml:space="preserve"> پرس</w:t>
            </w:r>
            <w:r>
              <w:rPr>
                <w:rFonts w:cs="B Nazanin" w:hint="cs"/>
                <w:sz w:val="20"/>
                <w:szCs w:val="20"/>
                <w:rtl/>
              </w:rPr>
              <w:t xml:space="preserve"> خواهد افزود.</w:t>
            </w:r>
          </w:p>
          <w:p w:rsidR="00250FBE" w:rsidRPr="00250FBE" w:rsidRDefault="00250FBE" w:rsidP="001F261D">
            <w:pPr>
              <w:bidi/>
              <w:spacing w:line="360" w:lineRule="auto"/>
              <w:rPr>
                <w:rFonts w:cs="B Nazanin"/>
                <w:sz w:val="22"/>
                <w:szCs w:val="22"/>
                <w:rtl/>
              </w:rPr>
            </w:pPr>
            <w:r w:rsidRPr="008A6B1F">
              <w:rPr>
                <w:rFonts w:asciiTheme="majorBidi" w:hAnsiTheme="majorBidi" w:cs="B Nazanin"/>
                <w:bCs/>
                <w:sz w:val="14"/>
                <w:szCs w:val="22"/>
                <w:rtl/>
              </w:rPr>
              <w:t>كلمات كليدي</w:t>
            </w:r>
            <w:r w:rsidRPr="008A6B1F">
              <w:rPr>
                <w:rFonts w:asciiTheme="majorBidi" w:hAnsiTheme="majorBidi" w:cs="B Nazanin"/>
                <w:b/>
                <w:bCs/>
                <w:sz w:val="16"/>
                <w:szCs w:val="22"/>
                <w:rtl/>
              </w:rPr>
              <w:t>:</w:t>
            </w:r>
            <w:r w:rsidR="00DE462D" w:rsidRPr="008A6B1F">
              <w:rPr>
                <w:rFonts w:asciiTheme="majorBidi" w:hAnsiTheme="majorBidi" w:cs="B Nazanin" w:hint="cs"/>
                <w:b/>
                <w:bCs/>
                <w:sz w:val="14"/>
                <w:szCs w:val="20"/>
                <w:rtl/>
              </w:rPr>
              <w:t xml:space="preserve"> </w:t>
            </w:r>
            <w:r w:rsidRPr="008A6B1F">
              <w:rPr>
                <w:rFonts w:cs="B Nazanin" w:hint="cs"/>
                <w:sz w:val="20"/>
                <w:szCs w:val="20"/>
                <w:rtl/>
              </w:rPr>
              <w:t>پرس دو</w:t>
            </w:r>
            <w:r w:rsidR="007811F1">
              <w:rPr>
                <w:rFonts w:cs="B Nazanin" w:hint="cs"/>
                <w:sz w:val="20"/>
                <w:szCs w:val="20"/>
                <w:rtl/>
              </w:rPr>
              <w:t>عمله</w:t>
            </w:r>
            <w:r w:rsidR="001F261D">
              <w:rPr>
                <w:rFonts w:cs="B Nazanin" w:hint="cs"/>
                <w:sz w:val="20"/>
                <w:szCs w:val="20"/>
                <w:rtl/>
              </w:rPr>
              <w:t>؛ قالب</w:t>
            </w:r>
            <w:r w:rsidR="00CE5485">
              <w:rPr>
                <w:rFonts w:cs="B Nazanin" w:hint="cs"/>
                <w:sz w:val="20"/>
                <w:szCs w:val="20"/>
                <w:rtl/>
              </w:rPr>
              <w:t xml:space="preserve"> پرس تک‌عمله</w:t>
            </w:r>
            <w:r w:rsidR="008A6B1F">
              <w:rPr>
                <w:rFonts w:cs="B Nazanin" w:hint="cs"/>
                <w:sz w:val="20"/>
                <w:szCs w:val="20"/>
                <w:rtl/>
              </w:rPr>
              <w:t xml:space="preserve">؛ مکانیزم </w:t>
            </w:r>
            <w:r w:rsidR="00CE5485">
              <w:rPr>
                <w:rFonts w:cs="B Nazanin" w:hint="cs"/>
                <w:sz w:val="20"/>
                <w:szCs w:val="20"/>
                <w:rtl/>
              </w:rPr>
              <w:t>سنبه</w:t>
            </w:r>
            <w:r w:rsidR="008A6B1F">
              <w:rPr>
                <w:rFonts w:cs="B Nazanin" w:hint="cs"/>
                <w:sz w:val="20"/>
                <w:szCs w:val="20"/>
                <w:rtl/>
              </w:rPr>
              <w:t xml:space="preserve">‌زن؛ </w:t>
            </w:r>
            <w:r w:rsidRPr="008A6B1F">
              <w:rPr>
                <w:rFonts w:cs="B Nazanin" w:hint="cs"/>
                <w:sz w:val="20"/>
                <w:szCs w:val="20"/>
                <w:rtl/>
              </w:rPr>
              <w:t>تحلیل تنش</w:t>
            </w:r>
            <w:r w:rsidRPr="00A078D1">
              <w:rPr>
                <w:rFonts w:cs="B Nazanin" w:hint="cs"/>
                <w:sz w:val="22"/>
                <w:szCs w:val="22"/>
                <w:rtl/>
              </w:rPr>
              <w:t>.</w:t>
            </w:r>
          </w:p>
        </w:tc>
      </w:tr>
    </w:tbl>
    <w:p w:rsidR="00250FBE" w:rsidRPr="00E674F0" w:rsidRDefault="00250FBE" w:rsidP="00250FBE">
      <w:pPr>
        <w:ind w:right="340"/>
        <w:rPr>
          <w:rFonts w:asciiTheme="majorBidi" w:hAnsiTheme="majorBidi"/>
          <w:rtl/>
        </w:rPr>
      </w:pPr>
    </w:p>
    <w:p w:rsidR="00C85E82" w:rsidRPr="00C85E82" w:rsidRDefault="00C85E82" w:rsidP="00DB6831">
      <w:pPr>
        <w:rPr>
          <w:b/>
          <w:bCs/>
        </w:rPr>
      </w:pPr>
      <w:r w:rsidRPr="00C85E82">
        <w:rPr>
          <w:rFonts w:cs="B Nazanin"/>
          <w:b/>
          <w:bCs/>
          <w:sz w:val="22"/>
          <w:szCs w:val="22"/>
        </w:rPr>
        <w:t xml:space="preserve">Force and tensile analyze of Double Press Machine in use with </w:t>
      </w:r>
      <w:r w:rsidR="00DB6831">
        <w:rPr>
          <w:rFonts w:cs="B Nazanin"/>
          <w:b/>
          <w:bCs/>
          <w:sz w:val="22"/>
          <w:szCs w:val="22"/>
        </w:rPr>
        <w:t>single-action die press</w:t>
      </w:r>
      <w:r w:rsidRPr="00C85E82">
        <w:rPr>
          <w:rFonts w:cs="B Nazanin"/>
          <w:b/>
          <w:bCs/>
          <w:sz w:val="22"/>
          <w:szCs w:val="22"/>
        </w:rPr>
        <w:t xml:space="preserve"> </w:t>
      </w:r>
    </w:p>
    <w:p w:rsidR="00250FBE" w:rsidRPr="00E674F0" w:rsidRDefault="00250FBE" w:rsidP="00250FBE">
      <w:pPr>
        <w:ind w:right="340"/>
        <w:jc w:val="center"/>
        <w:rPr>
          <w:rFonts w:asciiTheme="majorBidi" w:hAnsiTheme="majorBidi"/>
          <w:bCs/>
          <w:sz w:val="18"/>
          <w:szCs w:val="18"/>
          <w:rtl/>
        </w:rPr>
      </w:pPr>
    </w:p>
    <w:p w:rsidR="00250FBE" w:rsidRPr="009F7867" w:rsidRDefault="00B23801" w:rsidP="00B23801">
      <w:pPr>
        <w:ind w:right="340"/>
        <w:jc w:val="center"/>
        <w:rPr>
          <w:rFonts w:eastAsiaTheme="minorEastAsia"/>
          <w:b/>
          <w:bCs/>
          <w:sz w:val="18"/>
          <w:szCs w:val="18"/>
          <w:vertAlign w:val="superscript"/>
        </w:rPr>
      </w:pPr>
      <w:r w:rsidRPr="009F7867">
        <w:rPr>
          <w:rFonts w:eastAsiaTheme="minorEastAsia"/>
          <w:b/>
          <w:bCs/>
          <w:sz w:val="18"/>
          <w:szCs w:val="18"/>
        </w:rPr>
        <w:t>K. Safavi</w:t>
      </w:r>
      <w:r>
        <w:rPr>
          <w:rFonts w:eastAsiaTheme="minorEastAsia"/>
          <w:b/>
          <w:bCs/>
          <w:sz w:val="18"/>
          <w:szCs w:val="18"/>
          <w:vertAlign w:val="superscript"/>
        </w:rPr>
        <w:t>1</w:t>
      </w:r>
      <w:r w:rsidRPr="009F7867">
        <w:rPr>
          <w:rFonts w:eastAsiaTheme="minorEastAsia"/>
          <w:b/>
          <w:bCs/>
          <w:sz w:val="18"/>
          <w:szCs w:val="18"/>
          <w:vertAlign w:val="superscript"/>
        </w:rPr>
        <w:t>*</w:t>
      </w:r>
      <w:r>
        <w:rPr>
          <w:rFonts w:eastAsiaTheme="minorEastAsia"/>
          <w:b/>
          <w:bCs/>
          <w:sz w:val="18"/>
          <w:szCs w:val="18"/>
        </w:rPr>
        <w:t xml:space="preserve">, </w:t>
      </w:r>
      <w:r w:rsidRPr="00A15CA7">
        <w:rPr>
          <w:rFonts w:eastAsiaTheme="minorEastAsia"/>
          <w:b/>
          <w:bCs/>
          <w:sz w:val="18"/>
          <w:szCs w:val="18"/>
        </w:rPr>
        <w:t>B.Yagho</w:t>
      </w:r>
      <w:r>
        <w:rPr>
          <w:rFonts w:eastAsiaTheme="minorEastAsia"/>
          <w:b/>
          <w:bCs/>
          <w:sz w:val="18"/>
          <w:szCs w:val="18"/>
        </w:rPr>
        <w:t>o</w:t>
      </w:r>
      <w:r w:rsidRPr="00A15CA7">
        <w:rPr>
          <w:rFonts w:eastAsiaTheme="minorEastAsia"/>
          <w:b/>
          <w:bCs/>
          <w:sz w:val="18"/>
          <w:szCs w:val="18"/>
        </w:rPr>
        <w:t>ti</w:t>
      </w:r>
      <w:r>
        <w:rPr>
          <w:rFonts w:eastAsiaTheme="minorEastAsia"/>
          <w:b/>
          <w:bCs/>
          <w:sz w:val="18"/>
          <w:szCs w:val="18"/>
          <w:vertAlign w:val="superscript"/>
        </w:rPr>
        <w:t>1</w:t>
      </w:r>
      <w:r>
        <w:rPr>
          <w:rFonts w:eastAsiaTheme="minorEastAsia"/>
          <w:b/>
          <w:bCs/>
          <w:sz w:val="18"/>
          <w:szCs w:val="18"/>
        </w:rPr>
        <w:t>,</w:t>
      </w:r>
      <w:r w:rsidRPr="00B23801">
        <w:rPr>
          <w:rFonts w:eastAsiaTheme="minorEastAsia"/>
          <w:b/>
          <w:bCs/>
          <w:sz w:val="18"/>
          <w:szCs w:val="18"/>
        </w:rPr>
        <w:t xml:space="preserve"> </w:t>
      </w:r>
      <w:r w:rsidRPr="009F7867">
        <w:rPr>
          <w:rFonts w:eastAsiaTheme="minorEastAsia"/>
          <w:b/>
          <w:bCs/>
          <w:sz w:val="18"/>
          <w:szCs w:val="18"/>
        </w:rPr>
        <w:t>I.Moghimi</w:t>
      </w:r>
      <w:r>
        <w:rPr>
          <w:rFonts w:eastAsiaTheme="minorEastAsia"/>
          <w:b/>
          <w:bCs/>
          <w:sz w:val="18"/>
          <w:szCs w:val="18"/>
          <w:vertAlign w:val="superscript"/>
        </w:rPr>
        <w:t>2</w:t>
      </w:r>
      <w:r w:rsidRPr="00A15CA7">
        <w:rPr>
          <w:rFonts w:eastAsiaTheme="minorEastAsia"/>
          <w:b/>
          <w:bCs/>
          <w:sz w:val="18"/>
          <w:szCs w:val="18"/>
        </w:rPr>
        <w:t>,</w:t>
      </w:r>
      <w:r>
        <w:rPr>
          <w:rFonts w:eastAsiaTheme="minorEastAsia"/>
          <w:b/>
          <w:bCs/>
          <w:sz w:val="18"/>
          <w:szCs w:val="18"/>
        </w:rPr>
        <w:t xml:space="preserve"> </w:t>
      </w:r>
      <w:r w:rsidR="00A77B85" w:rsidRPr="009F7867">
        <w:rPr>
          <w:rFonts w:eastAsiaTheme="minorEastAsia"/>
          <w:b/>
          <w:bCs/>
          <w:sz w:val="18"/>
          <w:szCs w:val="18"/>
        </w:rPr>
        <w:t>H. Salarie</w:t>
      </w:r>
      <w:r w:rsidR="002D7E7B">
        <w:rPr>
          <w:rFonts w:eastAsiaTheme="minorEastAsia"/>
          <w:b/>
          <w:bCs/>
          <w:sz w:val="18"/>
          <w:szCs w:val="18"/>
        </w:rPr>
        <w:t>h</w:t>
      </w:r>
      <w:r>
        <w:rPr>
          <w:rFonts w:eastAsiaTheme="minorEastAsia"/>
          <w:b/>
          <w:bCs/>
          <w:sz w:val="18"/>
          <w:szCs w:val="18"/>
          <w:vertAlign w:val="superscript"/>
        </w:rPr>
        <w:t>3</w:t>
      </w:r>
      <w:r w:rsidR="00A77B85" w:rsidRPr="009F7867">
        <w:rPr>
          <w:rFonts w:eastAsiaTheme="minorEastAsia"/>
          <w:b/>
          <w:bCs/>
          <w:sz w:val="18"/>
          <w:szCs w:val="18"/>
        </w:rPr>
        <w:t>, A.Alasty</w:t>
      </w:r>
      <w:r>
        <w:rPr>
          <w:rFonts w:eastAsiaTheme="minorEastAsia"/>
          <w:b/>
          <w:bCs/>
          <w:sz w:val="18"/>
          <w:szCs w:val="18"/>
          <w:vertAlign w:val="superscript"/>
        </w:rPr>
        <w:t>4</w:t>
      </w:r>
      <w:r w:rsidR="00A77B85" w:rsidRPr="009F7867">
        <w:rPr>
          <w:rFonts w:eastAsiaTheme="minorEastAsia"/>
          <w:b/>
          <w:bCs/>
          <w:sz w:val="18"/>
          <w:szCs w:val="18"/>
        </w:rPr>
        <w:t xml:space="preserve">, </w:t>
      </w:r>
    </w:p>
    <w:p w:rsidR="00B23801" w:rsidRPr="009F7867" w:rsidRDefault="00B23801" w:rsidP="00B23801">
      <w:pPr>
        <w:ind w:right="45"/>
        <w:jc w:val="center"/>
        <w:rPr>
          <w:rFonts w:eastAsiaTheme="minorEastAsia"/>
          <w:sz w:val="16"/>
          <w:szCs w:val="16"/>
        </w:rPr>
      </w:pPr>
      <w:r>
        <w:rPr>
          <w:rFonts w:eastAsiaTheme="minorEastAsia"/>
          <w:sz w:val="16"/>
          <w:szCs w:val="16"/>
          <w:vertAlign w:val="superscript"/>
        </w:rPr>
        <w:t>1</w:t>
      </w:r>
      <w:r w:rsidRPr="009F7867">
        <w:rPr>
          <w:rFonts w:eastAsiaTheme="minorEastAsia"/>
          <w:sz w:val="16"/>
          <w:szCs w:val="16"/>
          <w:vertAlign w:val="superscript"/>
        </w:rPr>
        <w:t xml:space="preserve"> </w:t>
      </w:r>
      <w:r w:rsidRPr="009F7867">
        <w:rPr>
          <w:rFonts w:eastAsiaTheme="minorEastAsia"/>
          <w:sz w:val="16"/>
          <w:szCs w:val="16"/>
        </w:rPr>
        <w:t>M.Sc. Student, Department of Mech. Eng., Sharif University of Technology., Tehran</w:t>
      </w:r>
      <w:r w:rsidRPr="009F7867">
        <w:rPr>
          <w:sz w:val="16"/>
          <w:szCs w:val="16"/>
        </w:rPr>
        <w:t>, Iran</w:t>
      </w:r>
    </w:p>
    <w:p w:rsidR="00B23801" w:rsidRPr="00B23801" w:rsidRDefault="00B23801" w:rsidP="00B23801">
      <w:pPr>
        <w:ind w:right="-81"/>
        <w:jc w:val="center"/>
        <w:rPr>
          <w:b/>
          <w:sz w:val="18"/>
          <w:szCs w:val="18"/>
        </w:rPr>
      </w:pPr>
      <w:r>
        <w:rPr>
          <w:rFonts w:eastAsiaTheme="minorEastAsia"/>
          <w:sz w:val="16"/>
          <w:szCs w:val="16"/>
          <w:vertAlign w:val="superscript"/>
        </w:rPr>
        <w:t>2</w:t>
      </w:r>
      <w:r w:rsidRPr="009F7867">
        <w:rPr>
          <w:rFonts w:eastAsiaTheme="minorEastAsia"/>
          <w:sz w:val="16"/>
          <w:szCs w:val="16"/>
          <w:vertAlign w:val="superscript"/>
        </w:rPr>
        <w:t xml:space="preserve"> </w:t>
      </w:r>
      <w:r w:rsidRPr="009F7867">
        <w:rPr>
          <w:rFonts w:eastAsiaTheme="minorEastAsia"/>
          <w:sz w:val="16"/>
          <w:szCs w:val="16"/>
        </w:rPr>
        <w:t>B</w:t>
      </w:r>
      <w:r w:rsidRPr="009F7867">
        <w:rPr>
          <w:rFonts w:eastAsiaTheme="minorEastAsia"/>
          <w:sz w:val="16"/>
          <w:szCs w:val="16"/>
          <w:rtl/>
        </w:rPr>
        <w:t>.</w:t>
      </w:r>
      <w:r w:rsidRPr="009F7867">
        <w:rPr>
          <w:rFonts w:eastAsiaTheme="minorEastAsia"/>
          <w:sz w:val="16"/>
          <w:szCs w:val="16"/>
        </w:rPr>
        <w:t>Sc. Student, Department of Mech. Eng., Sharif University of Technology, Tehran</w:t>
      </w:r>
      <w:r w:rsidRPr="009F7867">
        <w:rPr>
          <w:sz w:val="16"/>
          <w:szCs w:val="16"/>
        </w:rPr>
        <w:t>, Iran</w:t>
      </w:r>
    </w:p>
    <w:p w:rsidR="00A77B85" w:rsidRPr="009F7867" w:rsidRDefault="00B23801" w:rsidP="00E4571E">
      <w:pPr>
        <w:ind w:right="-45"/>
        <w:jc w:val="center"/>
        <w:rPr>
          <w:sz w:val="16"/>
          <w:szCs w:val="16"/>
          <w:rtl/>
        </w:rPr>
      </w:pPr>
      <w:r>
        <w:rPr>
          <w:rFonts w:eastAsiaTheme="minorEastAsia"/>
          <w:sz w:val="16"/>
          <w:szCs w:val="16"/>
          <w:vertAlign w:val="superscript"/>
        </w:rPr>
        <w:t>3</w:t>
      </w:r>
      <w:r w:rsidR="00A77B85" w:rsidRPr="009F7867">
        <w:rPr>
          <w:rFonts w:eastAsiaTheme="minorEastAsia"/>
          <w:sz w:val="16"/>
          <w:szCs w:val="16"/>
          <w:vertAlign w:val="superscript"/>
        </w:rPr>
        <w:t xml:space="preserve"> </w:t>
      </w:r>
      <w:r w:rsidR="00A77B85" w:rsidRPr="009F7867">
        <w:rPr>
          <w:rFonts w:eastAsiaTheme="minorEastAsia"/>
          <w:sz w:val="16"/>
          <w:szCs w:val="16"/>
        </w:rPr>
        <w:t>Assoc. Prof., Department of</w:t>
      </w:r>
      <w:r w:rsidR="00A77B85" w:rsidRPr="009F7867">
        <w:rPr>
          <w:rFonts w:eastAsiaTheme="minorEastAsia"/>
          <w:sz w:val="16"/>
          <w:szCs w:val="16"/>
          <w:rtl/>
        </w:rPr>
        <w:t xml:space="preserve"> </w:t>
      </w:r>
      <w:r w:rsidR="00A77B85" w:rsidRPr="009F7867">
        <w:rPr>
          <w:rFonts w:eastAsiaTheme="minorEastAsia"/>
          <w:sz w:val="16"/>
          <w:szCs w:val="16"/>
        </w:rPr>
        <w:t>Mech. Eng., Sharif University of Technology, Tehran,</w:t>
      </w:r>
      <w:r w:rsidR="00A77B85" w:rsidRPr="009F7867">
        <w:rPr>
          <w:sz w:val="16"/>
          <w:szCs w:val="16"/>
        </w:rPr>
        <w:t xml:space="preserve"> Iran</w:t>
      </w:r>
    </w:p>
    <w:p w:rsidR="00A77B85" w:rsidRPr="009F7867" w:rsidRDefault="00B23801" w:rsidP="00E4571E">
      <w:pPr>
        <w:ind w:right="-45"/>
        <w:jc w:val="center"/>
        <w:rPr>
          <w:rFonts w:eastAsiaTheme="minorEastAsia"/>
          <w:sz w:val="16"/>
          <w:szCs w:val="16"/>
        </w:rPr>
      </w:pPr>
      <w:r>
        <w:rPr>
          <w:rFonts w:eastAsiaTheme="minorEastAsia"/>
          <w:sz w:val="16"/>
          <w:szCs w:val="16"/>
          <w:vertAlign w:val="superscript"/>
        </w:rPr>
        <w:t>4</w:t>
      </w:r>
      <w:r w:rsidR="00A77B85" w:rsidRPr="009F7867">
        <w:rPr>
          <w:rFonts w:eastAsiaTheme="minorEastAsia"/>
          <w:sz w:val="16"/>
          <w:szCs w:val="16"/>
          <w:vertAlign w:val="superscript"/>
        </w:rPr>
        <w:t xml:space="preserve"> </w:t>
      </w:r>
      <w:r w:rsidR="00A77B85" w:rsidRPr="009F7867">
        <w:rPr>
          <w:rFonts w:eastAsiaTheme="minorEastAsia"/>
          <w:sz w:val="16"/>
          <w:szCs w:val="16"/>
        </w:rPr>
        <w:t>Prof., Department of</w:t>
      </w:r>
      <w:r w:rsidR="00A77B85" w:rsidRPr="009F7867">
        <w:rPr>
          <w:rFonts w:eastAsiaTheme="minorEastAsia"/>
          <w:sz w:val="16"/>
          <w:szCs w:val="16"/>
          <w:rtl/>
        </w:rPr>
        <w:t xml:space="preserve"> </w:t>
      </w:r>
      <w:r w:rsidR="00A77B85" w:rsidRPr="009F7867">
        <w:rPr>
          <w:rFonts w:eastAsiaTheme="minorEastAsia"/>
          <w:sz w:val="16"/>
          <w:szCs w:val="16"/>
        </w:rPr>
        <w:t>Mech. Eng., Sharif University of Technology, Tehran,</w:t>
      </w:r>
      <w:r w:rsidR="00A77B85" w:rsidRPr="009F7867">
        <w:rPr>
          <w:sz w:val="16"/>
          <w:szCs w:val="16"/>
        </w:rPr>
        <w:t xml:space="preserve"> Iran</w:t>
      </w:r>
    </w:p>
    <w:tbl>
      <w:tblPr>
        <w:tblStyle w:val="TableGrid"/>
        <w:bidiVisual/>
        <w:tblW w:w="0" w:type="auto"/>
        <w:tblLook w:val="04A0" w:firstRow="1" w:lastRow="0" w:firstColumn="1" w:lastColumn="0" w:noHBand="0" w:noVBand="1"/>
      </w:tblPr>
      <w:tblGrid>
        <w:gridCol w:w="8721"/>
      </w:tblGrid>
      <w:tr w:rsidR="00250FBE" w:rsidRPr="009F7867" w:rsidTr="00E87216">
        <w:tc>
          <w:tcPr>
            <w:tcW w:w="8721" w:type="dxa"/>
            <w:tcBorders>
              <w:left w:val="nil"/>
              <w:right w:val="nil"/>
            </w:tcBorders>
          </w:tcPr>
          <w:p w:rsidR="00250FBE" w:rsidRPr="009F7867" w:rsidRDefault="00250FBE" w:rsidP="00E87216">
            <w:pPr>
              <w:ind w:right="340"/>
              <w:rPr>
                <w:rFonts w:ascii="Times New Roman" w:hAnsi="Times New Roman" w:cs="Times New Roman"/>
                <w:b/>
                <w:sz w:val="20"/>
                <w:szCs w:val="20"/>
              </w:rPr>
            </w:pPr>
            <w:r w:rsidRPr="009F7867">
              <w:rPr>
                <w:rFonts w:ascii="Times New Roman" w:hAnsi="Times New Roman" w:cs="Times New Roman"/>
                <w:b/>
                <w:sz w:val="20"/>
                <w:szCs w:val="20"/>
              </w:rPr>
              <w:t>Abstract</w:t>
            </w:r>
          </w:p>
          <w:p w:rsidR="009700B2" w:rsidRPr="009700B2" w:rsidRDefault="009700B2" w:rsidP="009700B2">
            <w:pPr>
              <w:jc w:val="left"/>
              <w:rPr>
                <w:rFonts w:asciiTheme="majorBidi" w:hAnsiTheme="majorBidi" w:cstheme="majorBidi"/>
                <w:sz w:val="22"/>
                <w:szCs w:val="22"/>
                <w:lang w:bidi="ar-SA"/>
              </w:rPr>
            </w:pPr>
            <w:r w:rsidRPr="009700B2">
              <w:rPr>
                <w:rFonts w:asciiTheme="majorBidi" w:hAnsiTheme="majorBidi" w:cstheme="majorBidi"/>
                <w:sz w:val="18"/>
                <w:szCs w:val="18"/>
                <w:lang w:bidi="ar-SA"/>
              </w:rPr>
              <w:t>Industrial press units are divided into two primary groups, single-action and double-action. A single-action press unit has a mechanism that guides drawing slide. A double-action press unit has a blank holder mechanism as well. A double-action press die has more weight and is more expensive than a single-action one. For the following reasons, single action die, uses for double action press that blank holder mechanism is not in use in this situation and unit changes to single action. The conclusion of this work is the dynamics and stress analysis of the later state. In this work, for a kinematics analysis, a mathematical model of the mechanism is presented. Later, a dynamics analysis of the double-action mechanism with a standard die and with a small die of a single-action state is provided. This work is concluded by the stress analysis of the two states. Conclusions yield that the use of a single-action die for a double-action press increases the force and stress in the ram mechanism joints. Thus this usage in the double-action press increases the failure chance in the press mechanism.</w:t>
            </w:r>
          </w:p>
          <w:p w:rsidR="00250FBE" w:rsidRPr="009F7867" w:rsidRDefault="00FA4FEB" w:rsidP="00CC67C9">
            <w:pPr>
              <w:spacing w:before="60"/>
              <w:ind w:right="340"/>
              <w:rPr>
                <w:rFonts w:ascii="Times New Roman" w:eastAsiaTheme="minorEastAsia" w:hAnsi="Times New Roman" w:cs="Times New Roman"/>
                <w:sz w:val="18"/>
                <w:szCs w:val="18"/>
              </w:rPr>
            </w:pPr>
            <w:r w:rsidRPr="009F7867">
              <w:rPr>
                <w:rFonts w:ascii="Times New Roman" w:eastAsiaTheme="minorEastAsia" w:hAnsi="Times New Roman" w:cs="Times New Roman"/>
                <w:b/>
                <w:bCs/>
                <w:sz w:val="20"/>
                <w:szCs w:val="20"/>
              </w:rPr>
              <w:t>Keywords:</w:t>
            </w:r>
            <w:r w:rsidRPr="009F7867">
              <w:rPr>
                <w:rFonts w:ascii="Times New Roman" w:eastAsiaTheme="minorEastAsia" w:hAnsi="Times New Roman" w:cs="Times New Roman"/>
                <w:sz w:val="18"/>
                <w:szCs w:val="18"/>
              </w:rPr>
              <w:t xml:space="preserve"> </w:t>
            </w:r>
            <w:r w:rsidR="00E4571E" w:rsidRPr="009F7867">
              <w:rPr>
                <w:rFonts w:ascii="Times New Roman" w:eastAsiaTheme="minorEastAsia" w:hAnsi="Times New Roman" w:cs="Times New Roman"/>
                <w:sz w:val="18"/>
                <w:szCs w:val="18"/>
              </w:rPr>
              <w:t>D</w:t>
            </w:r>
            <w:r w:rsidRPr="009F7867">
              <w:rPr>
                <w:rFonts w:ascii="Times New Roman" w:eastAsiaTheme="minorEastAsia" w:hAnsi="Times New Roman" w:cs="Times New Roman"/>
                <w:sz w:val="18"/>
                <w:szCs w:val="18"/>
              </w:rPr>
              <w:t>ouble</w:t>
            </w:r>
            <w:r w:rsidR="00C843BD" w:rsidRPr="009F7867">
              <w:rPr>
                <w:rFonts w:ascii="Times New Roman" w:eastAsiaTheme="minorEastAsia" w:hAnsi="Times New Roman" w:cs="Times New Roman"/>
                <w:sz w:val="18"/>
                <w:szCs w:val="18"/>
              </w:rPr>
              <w:t xml:space="preserve"> </w:t>
            </w:r>
            <w:r w:rsidR="00000A0E" w:rsidRPr="009F7867">
              <w:rPr>
                <w:rFonts w:ascii="Times New Roman" w:eastAsiaTheme="minorEastAsia" w:hAnsi="Times New Roman" w:cs="Times New Roman"/>
                <w:sz w:val="18"/>
                <w:szCs w:val="18"/>
              </w:rPr>
              <w:t>action</w:t>
            </w:r>
            <w:r w:rsidR="00C843BD" w:rsidRPr="009F7867">
              <w:rPr>
                <w:rFonts w:ascii="Times New Roman" w:eastAsiaTheme="minorEastAsia" w:hAnsi="Times New Roman" w:cs="Times New Roman"/>
                <w:sz w:val="18"/>
                <w:szCs w:val="18"/>
              </w:rPr>
              <w:t xml:space="preserve"> press;</w:t>
            </w:r>
            <w:r w:rsidR="00CE5485">
              <w:rPr>
                <w:rFonts w:ascii="Times New Roman" w:eastAsiaTheme="minorEastAsia" w:hAnsi="Times New Roman" w:cs="Times New Roman"/>
                <w:sz w:val="18"/>
                <w:szCs w:val="18"/>
              </w:rPr>
              <w:t xml:space="preserve"> Single action press die;</w:t>
            </w:r>
            <w:r w:rsidR="00C843BD" w:rsidRPr="009F7867">
              <w:rPr>
                <w:rFonts w:ascii="Times New Roman" w:eastAsiaTheme="minorEastAsia" w:hAnsi="Times New Roman" w:cs="Times New Roman"/>
                <w:sz w:val="18"/>
                <w:szCs w:val="18"/>
              </w:rPr>
              <w:t xml:space="preserve"> </w:t>
            </w:r>
            <w:r w:rsidR="00E4571E" w:rsidRPr="009F7867">
              <w:rPr>
                <w:rFonts w:ascii="Times New Roman" w:eastAsiaTheme="minorEastAsia" w:hAnsi="Times New Roman" w:cs="Times New Roman"/>
                <w:sz w:val="18"/>
                <w:szCs w:val="18"/>
              </w:rPr>
              <w:t xml:space="preserve">Ram mechanism; </w:t>
            </w:r>
            <w:r w:rsidR="00CC67C9" w:rsidRPr="009F7867">
              <w:rPr>
                <w:rFonts w:ascii="Times New Roman" w:eastAsiaTheme="minorEastAsia" w:hAnsi="Times New Roman" w:cs="Times New Roman"/>
                <w:sz w:val="18"/>
                <w:szCs w:val="18"/>
              </w:rPr>
              <w:t>S</w:t>
            </w:r>
            <w:r w:rsidR="00E4571E" w:rsidRPr="009F7867">
              <w:rPr>
                <w:rFonts w:ascii="Times New Roman" w:eastAsiaTheme="minorEastAsia" w:hAnsi="Times New Roman" w:cs="Times New Roman"/>
                <w:sz w:val="18"/>
                <w:szCs w:val="18"/>
              </w:rPr>
              <w:t>tress analysis.</w:t>
            </w:r>
          </w:p>
        </w:tc>
      </w:tr>
    </w:tbl>
    <w:p w:rsidR="00250FBE" w:rsidRPr="00E674F0" w:rsidRDefault="00250FBE" w:rsidP="00755184">
      <w:pPr>
        <w:ind w:right="340"/>
        <w:rPr>
          <w:rFonts w:asciiTheme="majorBidi" w:hAnsiTheme="majorBidi"/>
          <w:sz w:val="20"/>
          <w:szCs w:val="20"/>
        </w:rPr>
        <w:sectPr w:rsidR="00250FBE" w:rsidRPr="00E674F0" w:rsidSect="00F523F8">
          <w:footnotePr>
            <w:numRestart w:val="eachPage"/>
          </w:footnotePr>
          <w:type w:val="continuous"/>
          <w:pgSz w:w="11907" w:h="16840" w:code="9"/>
          <w:pgMar w:top="2835" w:right="1701" w:bottom="2268" w:left="1701" w:header="284" w:footer="567" w:gutter="0"/>
          <w:pgNumType w:start="101"/>
          <w:cols w:space="720"/>
          <w:titlePg/>
          <w:bidi/>
          <w:docGrid w:linePitch="360"/>
        </w:sectPr>
      </w:pPr>
      <w:bookmarkStart w:id="0" w:name="_GoBack"/>
      <w:bookmarkEnd w:id="0"/>
    </w:p>
    <w:p w:rsidR="00CC62E5" w:rsidRDefault="00CC62E5" w:rsidP="00A17FB7">
      <w:pPr>
        <w:rPr>
          <w:rFonts w:cs="B Nazanin"/>
          <w:b/>
          <w:bCs/>
          <w:rtl/>
        </w:rPr>
      </w:pPr>
    </w:p>
    <w:p w:rsidR="00C81E4A" w:rsidRPr="00C81E4A" w:rsidRDefault="00D41F50" w:rsidP="00A17FB7">
      <w:pPr>
        <w:bidi/>
        <w:rPr>
          <w:rFonts w:cs="B Nazanin"/>
          <w:b/>
          <w:bCs/>
          <w:rtl/>
        </w:rPr>
      </w:pPr>
      <w:r>
        <w:rPr>
          <w:rFonts w:cs="B Nazanin" w:hint="cs"/>
          <w:b/>
          <w:bCs/>
          <w:rtl/>
        </w:rPr>
        <w:t xml:space="preserve">1- </w:t>
      </w:r>
      <w:r w:rsidR="00C81E4A">
        <w:rPr>
          <w:rFonts w:cs="B Nazanin" w:hint="cs"/>
          <w:b/>
          <w:bCs/>
          <w:rtl/>
        </w:rPr>
        <w:t>مقدمه</w:t>
      </w:r>
    </w:p>
    <w:p w:rsidR="00D4625C" w:rsidRDefault="00FA06E5" w:rsidP="00E8029A">
      <w:pPr>
        <w:bidi/>
        <w:ind w:left="43"/>
        <w:rPr>
          <w:rFonts w:cs="B Nazanin"/>
          <w:color w:val="000000" w:themeColor="text1"/>
          <w:sz w:val="22"/>
          <w:szCs w:val="22"/>
          <w:rtl/>
        </w:rPr>
      </w:pPr>
      <w:r>
        <w:rPr>
          <w:rFonts w:cs="B Nazanin" w:hint="cs"/>
          <w:color w:val="000000" w:themeColor="text1"/>
          <w:sz w:val="22"/>
          <w:szCs w:val="22"/>
          <w:rtl/>
        </w:rPr>
        <w:t>وظیفه</w:t>
      </w:r>
      <w:r w:rsidR="00D4625C" w:rsidRPr="00D4625C">
        <w:rPr>
          <w:rFonts w:cs="B Nazanin"/>
          <w:color w:val="000000" w:themeColor="text1"/>
          <w:sz w:val="22"/>
          <w:szCs w:val="22"/>
          <w:rtl/>
        </w:rPr>
        <w:t xml:space="preserve"> يك پرس انتقال نيرو و حركت با هدف شكل</w:t>
      </w:r>
      <w:r w:rsidR="00D4625C" w:rsidRPr="00D4625C">
        <w:rPr>
          <w:rFonts w:cs="B Nazanin" w:hint="cs"/>
          <w:color w:val="000000" w:themeColor="text1"/>
          <w:sz w:val="22"/>
          <w:szCs w:val="22"/>
          <w:rtl/>
        </w:rPr>
        <w:t>‌</w:t>
      </w:r>
      <w:r w:rsidR="00D4625C" w:rsidRPr="00D4625C">
        <w:rPr>
          <w:rFonts w:cs="B Nazanin"/>
          <w:color w:val="000000" w:themeColor="text1"/>
          <w:sz w:val="22"/>
          <w:szCs w:val="22"/>
          <w:rtl/>
        </w:rPr>
        <w:t>دهي يا سوراخ</w:t>
      </w:r>
      <w:r w:rsidR="00D4625C" w:rsidRPr="00D4625C">
        <w:rPr>
          <w:rFonts w:cs="B Nazanin" w:hint="cs"/>
          <w:color w:val="000000" w:themeColor="text1"/>
          <w:sz w:val="22"/>
          <w:szCs w:val="22"/>
          <w:rtl/>
        </w:rPr>
        <w:t>‌</w:t>
      </w:r>
      <w:r w:rsidR="00D4625C" w:rsidRPr="00D4625C">
        <w:rPr>
          <w:rFonts w:cs="B Nazanin"/>
          <w:color w:val="000000" w:themeColor="text1"/>
          <w:sz w:val="22"/>
          <w:szCs w:val="22"/>
          <w:rtl/>
        </w:rPr>
        <w:t>كاري يك قطعه كار مي</w:t>
      </w:r>
      <w:r w:rsidR="00D4625C" w:rsidRPr="00D4625C">
        <w:rPr>
          <w:rFonts w:cs="B Nazanin" w:hint="cs"/>
          <w:color w:val="000000" w:themeColor="text1"/>
          <w:sz w:val="22"/>
          <w:szCs w:val="22"/>
          <w:rtl/>
        </w:rPr>
        <w:t>‌</w:t>
      </w:r>
      <w:r w:rsidR="00D4625C" w:rsidRPr="00D4625C">
        <w:rPr>
          <w:rFonts w:cs="B Nazanin"/>
          <w:color w:val="000000" w:themeColor="text1"/>
          <w:sz w:val="22"/>
          <w:szCs w:val="22"/>
          <w:rtl/>
        </w:rPr>
        <w:t>باشد.</w:t>
      </w:r>
      <w:r w:rsidR="00D4625C">
        <w:rPr>
          <w:rFonts w:cs="B Nazanin" w:hint="cs"/>
          <w:color w:val="000000" w:themeColor="text1"/>
          <w:sz w:val="22"/>
          <w:szCs w:val="22"/>
          <w:rtl/>
        </w:rPr>
        <w:t xml:space="preserve"> دو شاخه اصلی پرس‌ها، پرس مکانیکی و پرس هیدرولیکی هستند. سرعت کاری در پرس‌های مکانیکی بالاتر است اما کنترل</w:t>
      </w:r>
      <w:r w:rsidR="000038DA">
        <w:rPr>
          <w:rFonts w:cs="B Nazanin" w:hint="cs"/>
          <w:color w:val="000000" w:themeColor="text1"/>
          <w:sz w:val="22"/>
          <w:szCs w:val="22"/>
          <w:rtl/>
        </w:rPr>
        <w:t xml:space="preserve"> سرعت</w:t>
      </w:r>
      <w:r w:rsidR="00D4625C">
        <w:rPr>
          <w:rFonts w:cs="B Nazanin" w:hint="cs"/>
          <w:color w:val="000000" w:themeColor="text1"/>
          <w:sz w:val="22"/>
          <w:szCs w:val="22"/>
          <w:rtl/>
        </w:rPr>
        <w:t xml:space="preserve"> در پرس‌های هیدرولیکی بهتر صورت می‌گیرد. </w:t>
      </w:r>
      <w:r w:rsidR="00E8029A">
        <w:rPr>
          <w:rFonts w:cs="B Nazanin" w:hint="cs"/>
          <w:color w:val="000000" w:themeColor="text1"/>
          <w:sz w:val="22"/>
          <w:szCs w:val="22"/>
          <w:rtl/>
        </w:rPr>
        <w:t xml:space="preserve">پرس‌ها </w:t>
      </w:r>
      <w:r w:rsidR="009A617E">
        <w:rPr>
          <w:rFonts w:cs="B Nazanin" w:hint="cs"/>
          <w:color w:val="000000" w:themeColor="text1"/>
          <w:sz w:val="22"/>
          <w:szCs w:val="22"/>
          <w:rtl/>
        </w:rPr>
        <w:t>از نقطه نظر تعمیر و نگه‌داری بسیار مورد توجه اند چرا که علاوه بر هزینه بالای خرید</w:t>
      </w:r>
      <w:r w:rsidR="00E8029A">
        <w:rPr>
          <w:rFonts w:cs="B Nazanin" w:hint="cs"/>
          <w:color w:val="000000" w:themeColor="text1"/>
          <w:sz w:val="22"/>
          <w:szCs w:val="22"/>
          <w:rtl/>
        </w:rPr>
        <w:t>،</w:t>
      </w:r>
      <w:r w:rsidR="000038DA">
        <w:rPr>
          <w:rFonts w:cs="B Nazanin" w:hint="cs"/>
          <w:color w:val="000000" w:themeColor="text1"/>
          <w:sz w:val="22"/>
          <w:szCs w:val="22"/>
          <w:rtl/>
        </w:rPr>
        <w:t xml:space="preserve"> نقش حیاتی در خط تولید </w:t>
      </w:r>
      <w:r w:rsidR="00E8029A">
        <w:rPr>
          <w:rFonts w:cs="B Nazanin" w:hint="cs"/>
          <w:color w:val="000000" w:themeColor="text1"/>
          <w:sz w:val="22"/>
          <w:szCs w:val="22"/>
          <w:rtl/>
        </w:rPr>
        <w:t>دارند</w:t>
      </w:r>
      <w:r w:rsidR="000038DA">
        <w:rPr>
          <w:rFonts w:cs="B Nazanin" w:hint="cs"/>
          <w:color w:val="000000" w:themeColor="text1"/>
          <w:sz w:val="22"/>
          <w:szCs w:val="22"/>
          <w:rtl/>
        </w:rPr>
        <w:t>.</w:t>
      </w:r>
      <w:r w:rsidR="00C844DE">
        <w:rPr>
          <w:rFonts w:cs="B Nazanin" w:hint="cs"/>
          <w:color w:val="000000" w:themeColor="text1"/>
          <w:sz w:val="22"/>
          <w:szCs w:val="22"/>
          <w:rtl/>
        </w:rPr>
        <w:t xml:space="preserve"> بنابراین</w:t>
      </w:r>
      <w:r w:rsidR="000038DA">
        <w:rPr>
          <w:rFonts w:cs="B Nazanin" w:hint="cs"/>
          <w:color w:val="000000" w:themeColor="text1"/>
          <w:sz w:val="22"/>
          <w:szCs w:val="22"/>
          <w:rtl/>
        </w:rPr>
        <w:t xml:space="preserve"> هرگونه </w:t>
      </w:r>
      <w:r w:rsidR="00FA4FEB">
        <w:rPr>
          <w:rFonts w:cs="B Nazanin" w:hint="cs"/>
          <w:color w:val="000000" w:themeColor="text1"/>
          <w:sz w:val="22"/>
          <w:szCs w:val="22"/>
          <w:rtl/>
        </w:rPr>
        <w:t xml:space="preserve">تغییر </w:t>
      </w:r>
      <w:r w:rsidR="00E8029A">
        <w:rPr>
          <w:rFonts w:cs="B Nazanin" w:hint="cs"/>
          <w:color w:val="000000" w:themeColor="text1"/>
          <w:sz w:val="22"/>
          <w:szCs w:val="22"/>
          <w:rtl/>
        </w:rPr>
        <w:t xml:space="preserve">در </w:t>
      </w:r>
      <w:r w:rsidR="00FA4FEB">
        <w:rPr>
          <w:rFonts w:cs="B Nazanin" w:hint="cs"/>
          <w:color w:val="000000" w:themeColor="text1"/>
          <w:sz w:val="22"/>
          <w:szCs w:val="22"/>
          <w:rtl/>
        </w:rPr>
        <w:t>شرایط</w:t>
      </w:r>
      <w:r w:rsidR="000038DA">
        <w:rPr>
          <w:rFonts w:cs="B Nazanin" w:hint="cs"/>
          <w:color w:val="000000" w:themeColor="text1"/>
          <w:sz w:val="22"/>
          <w:szCs w:val="22"/>
          <w:rtl/>
        </w:rPr>
        <w:t xml:space="preserve"> کاری</w:t>
      </w:r>
      <w:r w:rsidR="00FA4FEB">
        <w:rPr>
          <w:rFonts w:cs="B Nazanin" w:hint="cs"/>
          <w:color w:val="000000" w:themeColor="text1"/>
          <w:sz w:val="22"/>
          <w:szCs w:val="22"/>
          <w:rtl/>
        </w:rPr>
        <w:t xml:space="preserve"> </w:t>
      </w:r>
      <w:r>
        <w:rPr>
          <w:rFonts w:cs="B Nazanin" w:hint="cs"/>
          <w:color w:val="000000" w:themeColor="text1"/>
          <w:sz w:val="22"/>
          <w:szCs w:val="22"/>
          <w:rtl/>
        </w:rPr>
        <w:t xml:space="preserve">از حالت </w:t>
      </w:r>
      <w:r w:rsidR="00FA4FEB">
        <w:rPr>
          <w:rFonts w:cs="B Nazanin" w:hint="cs"/>
          <w:color w:val="000000" w:themeColor="text1"/>
          <w:sz w:val="22"/>
          <w:szCs w:val="22"/>
          <w:rtl/>
        </w:rPr>
        <w:t xml:space="preserve">طراحی شده، </w:t>
      </w:r>
      <w:r w:rsidR="000038DA">
        <w:rPr>
          <w:rFonts w:cs="B Nazanin" w:hint="cs"/>
          <w:color w:val="000000" w:themeColor="text1"/>
          <w:sz w:val="22"/>
          <w:szCs w:val="22"/>
          <w:rtl/>
        </w:rPr>
        <w:t>نیازمند تحلیل کامل</w:t>
      </w:r>
      <w:r w:rsidR="00C844DE">
        <w:rPr>
          <w:rFonts w:cs="B Nazanin" w:hint="cs"/>
          <w:color w:val="000000" w:themeColor="text1"/>
          <w:sz w:val="22"/>
          <w:szCs w:val="22"/>
          <w:rtl/>
        </w:rPr>
        <w:t xml:space="preserve"> سازه‌ایی</w:t>
      </w:r>
      <w:r w:rsidR="000038DA">
        <w:rPr>
          <w:rFonts w:cs="B Nazanin" w:hint="cs"/>
          <w:color w:val="000000" w:themeColor="text1"/>
          <w:sz w:val="22"/>
          <w:szCs w:val="22"/>
          <w:rtl/>
        </w:rPr>
        <w:t xml:space="preserve"> به منظور جلوگیری از خرابی احتمالی خواهد بود. </w:t>
      </w:r>
    </w:p>
    <w:p w:rsidR="004B1ADB" w:rsidRDefault="00074543" w:rsidP="00A31A60">
      <w:pPr>
        <w:bidi/>
        <w:ind w:firstLine="348"/>
        <w:rPr>
          <w:rFonts w:cs="B Nazanin"/>
          <w:color w:val="000000" w:themeColor="text1"/>
          <w:sz w:val="22"/>
          <w:szCs w:val="22"/>
          <w:rtl/>
        </w:rPr>
      </w:pPr>
      <w:r>
        <w:rPr>
          <w:rFonts w:cs="B Nazanin" w:hint="cs"/>
          <w:color w:val="000000" w:themeColor="text1"/>
          <w:sz w:val="22"/>
          <w:szCs w:val="22"/>
          <w:rtl/>
        </w:rPr>
        <w:t xml:space="preserve">پرس‌های مکانیکی به دلیل سرعت بالا در تولید و عملکرد </w:t>
      </w:r>
      <w:r w:rsidR="00E8029A">
        <w:rPr>
          <w:rFonts w:cs="B Nazanin" w:hint="cs"/>
          <w:color w:val="000000" w:themeColor="text1"/>
          <w:sz w:val="22"/>
          <w:szCs w:val="22"/>
          <w:rtl/>
        </w:rPr>
        <w:t xml:space="preserve">مناسب، </w:t>
      </w:r>
      <w:r>
        <w:rPr>
          <w:rFonts w:cs="B Nazanin" w:hint="cs"/>
          <w:color w:val="000000" w:themeColor="text1"/>
          <w:sz w:val="22"/>
          <w:szCs w:val="22"/>
          <w:rtl/>
        </w:rPr>
        <w:t>کاربرد گسترده‌ایی در صنعت فرمدهی ورق‌های فلزی پیدا کرده‌اند</w:t>
      </w:r>
      <w:r>
        <w:rPr>
          <w:rFonts w:cs="B Nazanin"/>
          <w:color w:val="000000" w:themeColor="text1"/>
          <w:sz w:val="22"/>
          <w:szCs w:val="22"/>
        </w:rPr>
        <w:t>.</w:t>
      </w:r>
      <w:r>
        <w:rPr>
          <w:rFonts w:cs="B Nazanin" w:hint="cs"/>
          <w:color w:val="000000" w:themeColor="text1"/>
          <w:sz w:val="22"/>
          <w:szCs w:val="22"/>
          <w:rtl/>
        </w:rPr>
        <w:t xml:space="preserve"> این </w:t>
      </w:r>
      <w:r w:rsidR="000038DA">
        <w:rPr>
          <w:rFonts w:cs="B Nazanin" w:hint="cs"/>
          <w:color w:val="000000" w:themeColor="text1"/>
          <w:sz w:val="22"/>
          <w:szCs w:val="22"/>
          <w:rtl/>
        </w:rPr>
        <w:t>پرس‌ها معمولا به دو گروه تک‌</w:t>
      </w:r>
      <w:r w:rsidR="007811F1">
        <w:rPr>
          <w:rFonts w:cs="B Nazanin" w:hint="cs"/>
          <w:color w:val="000000" w:themeColor="text1"/>
          <w:sz w:val="22"/>
          <w:szCs w:val="22"/>
          <w:rtl/>
        </w:rPr>
        <w:t>عمله</w:t>
      </w:r>
      <w:r w:rsidR="00BF7937">
        <w:rPr>
          <w:rStyle w:val="FootnoteReference"/>
          <w:rFonts w:cs="B Nazanin"/>
          <w:color w:val="000000" w:themeColor="text1"/>
          <w:sz w:val="22"/>
          <w:szCs w:val="22"/>
          <w:rtl/>
        </w:rPr>
        <w:footnoteReference w:id="1"/>
      </w:r>
      <w:r w:rsidR="000038DA">
        <w:rPr>
          <w:rFonts w:cs="B Nazanin" w:hint="cs"/>
          <w:color w:val="000000" w:themeColor="text1"/>
          <w:sz w:val="22"/>
          <w:szCs w:val="22"/>
          <w:rtl/>
        </w:rPr>
        <w:t xml:space="preserve"> و دو</w:t>
      </w:r>
      <w:r w:rsidR="007811F1">
        <w:rPr>
          <w:rFonts w:cs="B Nazanin" w:hint="cs"/>
          <w:color w:val="000000" w:themeColor="text1"/>
          <w:sz w:val="22"/>
          <w:szCs w:val="22"/>
          <w:rtl/>
        </w:rPr>
        <w:t>عمله</w:t>
      </w:r>
      <w:r w:rsidR="00BF7937">
        <w:rPr>
          <w:rStyle w:val="FootnoteReference"/>
          <w:rFonts w:cs="B Nazanin"/>
          <w:color w:val="000000" w:themeColor="text1"/>
          <w:sz w:val="22"/>
          <w:szCs w:val="22"/>
          <w:rtl/>
        </w:rPr>
        <w:footnoteReference w:id="2"/>
      </w:r>
      <w:r w:rsidR="000038DA">
        <w:rPr>
          <w:rFonts w:cs="B Nazanin" w:hint="cs"/>
          <w:color w:val="000000" w:themeColor="text1"/>
          <w:sz w:val="22"/>
          <w:szCs w:val="22"/>
          <w:rtl/>
        </w:rPr>
        <w:t xml:space="preserve"> تقسیم می شوند. در گروه اول </w:t>
      </w:r>
      <w:r w:rsidR="00452557">
        <w:rPr>
          <w:rFonts w:cs="B Nazanin" w:hint="cs"/>
          <w:color w:val="000000" w:themeColor="text1"/>
          <w:sz w:val="22"/>
          <w:szCs w:val="22"/>
          <w:rtl/>
        </w:rPr>
        <w:t xml:space="preserve">تنها </w:t>
      </w:r>
      <w:r w:rsidR="000038DA">
        <w:rPr>
          <w:rFonts w:cs="B Nazanin" w:hint="cs"/>
          <w:color w:val="000000" w:themeColor="text1"/>
          <w:sz w:val="22"/>
          <w:szCs w:val="22"/>
          <w:rtl/>
        </w:rPr>
        <w:t>یک</w:t>
      </w:r>
      <w:r w:rsidR="00000A0E">
        <w:rPr>
          <w:rFonts w:cs="B Nazanin"/>
          <w:color w:val="000000" w:themeColor="text1"/>
          <w:sz w:val="22"/>
          <w:szCs w:val="22"/>
        </w:rPr>
        <w:t xml:space="preserve"> </w:t>
      </w:r>
      <w:r w:rsidR="000038DA">
        <w:rPr>
          <w:rFonts w:cs="B Nazanin" w:hint="cs"/>
          <w:color w:val="000000" w:themeColor="text1"/>
          <w:sz w:val="22"/>
          <w:szCs w:val="22"/>
          <w:rtl/>
        </w:rPr>
        <w:t>مکانیزم اصلی</w:t>
      </w:r>
      <w:r w:rsidR="003A29A8">
        <w:rPr>
          <w:rFonts w:cs="B Nazanin" w:hint="cs"/>
          <w:color w:val="000000" w:themeColor="text1"/>
          <w:sz w:val="22"/>
          <w:szCs w:val="22"/>
          <w:rtl/>
        </w:rPr>
        <w:t xml:space="preserve"> به نام </w:t>
      </w:r>
      <w:r w:rsidR="00CE5485">
        <w:rPr>
          <w:rFonts w:cs="B Nazanin" w:hint="cs"/>
          <w:color w:val="000000" w:themeColor="text1"/>
          <w:sz w:val="22"/>
          <w:szCs w:val="22"/>
          <w:rtl/>
        </w:rPr>
        <w:t>سنبه</w:t>
      </w:r>
      <w:r w:rsidR="00452557">
        <w:rPr>
          <w:rFonts w:cs="B Nazanin" w:hint="cs"/>
          <w:color w:val="000000" w:themeColor="text1"/>
          <w:sz w:val="22"/>
          <w:szCs w:val="22"/>
          <w:rtl/>
        </w:rPr>
        <w:t>‌زن</w:t>
      </w:r>
      <w:r w:rsidR="00452557">
        <w:rPr>
          <w:rStyle w:val="FootnoteReference"/>
          <w:rFonts w:cs="B Nazanin"/>
          <w:color w:val="000000" w:themeColor="text1"/>
          <w:sz w:val="22"/>
          <w:szCs w:val="22"/>
          <w:rtl/>
        </w:rPr>
        <w:footnoteReference w:id="3"/>
      </w:r>
      <w:r w:rsidR="00452557">
        <w:rPr>
          <w:rFonts w:cs="B Nazanin"/>
          <w:color w:val="000000" w:themeColor="text1"/>
          <w:sz w:val="22"/>
          <w:szCs w:val="22"/>
        </w:rPr>
        <w:t xml:space="preserve"> </w:t>
      </w:r>
      <w:r w:rsidR="000725EE">
        <w:rPr>
          <w:rFonts w:cs="B Nazanin" w:hint="cs"/>
          <w:color w:val="000000" w:themeColor="text1"/>
          <w:sz w:val="22"/>
          <w:szCs w:val="22"/>
          <w:rtl/>
        </w:rPr>
        <w:t>وجود</w:t>
      </w:r>
      <w:r w:rsidR="003A29A8">
        <w:rPr>
          <w:rFonts w:cs="B Nazanin" w:hint="cs"/>
          <w:color w:val="000000" w:themeColor="text1"/>
          <w:sz w:val="22"/>
          <w:szCs w:val="22"/>
          <w:rtl/>
        </w:rPr>
        <w:t xml:space="preserve"> دارد. این گروه به دلیل کوچک بودن قالب</w:t>
      </w:r>
      <w:r w:rsidR="00452557">
        <w:rPr>
          <w:rFonts w:cs="B Nazanin" w:hint="cs"/>
          <w:color w:val="000000" w:themeColor="text1"/>
          <w:sz w:val="22"/>
          <w:szCs w:val="22"/>
          <w:rtl/>
        </w:rPr>
        <w:t>،</w:t>
      </w:r>
      <w:r w:rsidR="00C844DE">
        <w:rPr>
          <w:rFonts w:cs="B Nazanin" w:hint="cs"/>
          <w:color w:val="000000" w:themeColor="text1"/>
          <w:sz w:val="22"/>
          <w:szCs w:val="22"/>
          <w:rtl/>
        </w:rPr>
        <w:t xml:space="preserve"> </w:t>
      </w:r>
      <w:r w:rsidR="003A29A8">
        <w:rPr>
          <w:rFonts w:cs="B Nazanin" w:hint="cs"/>
          <w:color w:val="000000" w:themeColor="text1"/>
          <w:sz w:val="22"/>
          <w:szCs w:val="22"/>
          <w:rtl/>
        </w:rPr>
        <w:t>استفاده ارزان‌تری دارند. در گروه دوم</w:t>
      </w:r>
      <w:r w:rsidR="00BA00B3">
        <w:rPr>
          <w:rFonts w:cs="B Nazanin" w:hint="cs"/>
          <w:color w:val="000000" w:themeColor="text1"/>
          <w:sz w:val="22"/>
          <w:szCs w:val="22"/>
          <w:rtl/>
        </w:rPr>
        <w:t xml:space="preserve"> به مکانیزم </w:t>
      </w:r>
      <w:r w:rsidR="00CE5485">
        <w:rPr>
          <w:rFonts w:cs="B Nazanin" w:hint="cs"/>
          <w:color w:val="000000" w:themeColor="text1"/>
          <w:sz w:val="22"/>
          <w:szCs w:val="22"/>
          <w:rtl/>
        </w:rPr>
        <w:t>سنبه</w:t>
      </w:r>
      <w:r w:rsidR="00BA00B3">
        <w:rPr>
          <w:rFonts w:cs="B Nazanin" w:hint="cs"/>
          <w:color w:val="000000" w:themeColor="text1"/>
          <w:sz w:val="22"/>
          <w:szCs w:val="22"/>
          <w:rtl/>
        </w:rPr>
        <w:t>‌زن،</w:t>
      </w:r>
      <w:r w:rsidR="003A29A8">
        <w:rPr>
          <w:rFonts w:cs="B Nazanin" w:hint="cs"/>
          <w:color w:val="000000" w:themeColor="text1"/>
          <w:sz w:val="22"/>
          <w:szCs w:val="22"/>
          <w:rtl/>
        </w:rPr>
        <w:t xml:space="preserve"> مکانیزم ورقگیر</w:t>
      </w:r>
      <w:r w:rsidR="006662C8">
        <w:rPr>
          <w:rStyle w:val="FootnoteReference"/>
          <w:rFonts w:cs="B Nazanin"/>
          <w:color w:val="000000" w:themeColor="text1"/>
          <w:sz w:val="22"/>
          <w:szCs w:val="22"/>
          <w:rtl/>
        </w:rPr>
        <w:footnoteReference w:id="4"/>
      </w:r>
      <w:r w:rsidR="003A29A8">
        <w:rPr>
          <w:rFonts w:cs="B Nazanin" w:hint="cs"/>
          <w:color w:val="000000" w:themeColor="text1"/>
          <w:sz w:val="22"/>
          <w:szCs w:val="22"/>
          <w:rtl/>
        </w:rPr>
        <w:t xml:space="preserve"> اضافه می‌شود که با نگه داشتن ورق باعث </w:t>
      </w:r>
      <w:r w:rsidR="00C844DE">
        <w:rPr>
          <w:rFonts w:cs="B Nazanin" w:hint="cs"/>
          <w:color w:val="000000" w:themeColor="text1"/>
          <w:sz w:val="22"/>
          <w:szCs w:val="22"/>
          <w:rtl/>
        </w:rPr>
        <w:t>بهبود فرآیند شکل‌دهی می‌شود</w:t>
      </w:r>
      <w:r w:rsidR="003A29A8">
        <w:rPr>
          <w:rFonts w:cs="B Nazanin" w:hint="cs"/>
          <w:color w:val="000000" w:themeColor="text1"/>
          <w:sz w:val="22"/>
          <w:szCs w:val="22"/>
          <w:rtl/>
        </w:rPr>
        <w:t xml:space="preserve">. این پرس‌ها به دلیل اضافه شدن مکانیزم ورقگیر قالب‌های بزرگتری نیاز </w:t>
      </w:r>
      <w:r w:rsidR="00BA00B3">
        <w:rPr>
          <w:rFonts w:cs="B Nazanin" w:hint="cs"/>
          <w:color w:val="000000" w:themeColor="text1"/>
          <w:sz w:val="22"/>
          <w:szCs w:val="22"/>
          <w:rtl/>
        </w:rPr>
        <w:t>دارند</w:t>
      </w:r>
      <w:r w:rsidR="003A29A8">
        <w:rPr>
          <w:rFonts w:cs="B Nazanin" w:hint="cs"/>
          <w:color w:val="000000" w:themeColor="text1"/>
          <w:sz w:val="22"/>
          <w:szCs w:val="22"/>
          <w:rtl/>
        </w:rPr>
        <w:t>.</w:t>
      </w:r>
      <w:r w:rsidR="00D31494">
        <w:rPr>
          <w:rFonts w:cs="B Nazanin" w:hint="cs"/>
          <w:color w:val="000000" w:themeColor="text1"/>
          <w:sz w:val="22"/>
          <w:szCs w:val="22"/>
          <w:rtl/>
        </w:rPr>
        <w:t xml:space="preserve"> معمولا در پرس‌های تک‌</w:t>
      </w:r>
      <w:r w:rsidR="007811F1">
        <w:rPr>
          <w:rFonts w:cs="B Nazanin" w:hint="cs"/>
          <w:color w:val="000000" w:themeColor="text1"/>
          <w:sz w:val="22"/>
          <w:szCs w:val="22"/>
          <w:rtl/>
        </w:rPr>
        <w:t>عمله</w:t>
      </w:r>
      <w:r w:rsidR="00D31494">
        <w:rPr>
          <w:rFonts w:cs="B Nazanin" w:hint="cs"/>
          <w:color w:val="000000" w:themeColor="text1"/>
          <w:sz w:val="22"/>
          <w:szCs w:val="22"/>
          <w:rtl/>
        </w:rPr>
        <w:t>، قالب را برروی بالشتک</w:t>
      </w:r>
      <w:r w:rsidR="004B1ADB">
        <w:rPr>
          <w:rFonts w:cs="B Nazanin" w:hint="cs"/>
          <w:color w:val="000000" w:themeColor="text1"/>
          <w:sz w:val="22"/>
          <w:szCs w:val="22"/>
          <w:rtl/>
        </w:rPr>
        <w:t xml:space="preserve"> نیوماتیکی</w:t>
      </w:r>
      <w:r w:rsidR="00D51576">
        <w:rPr>
          <w:rStyle w:val="FootnoteReference"/>
          <w:rFonts w:cs="B Nazanin"/>
          <w:color w:val="000000" w:themeColor="text1"/>
          <w:sz w:val="22"/>
          <w:szCs w:val="22"/>
          <w:rtl/>
        </w:rPr>
        <w:footnoteReference w:id="5"/>
      </w:r>
      <w:r w:rsidR="004B1ADB">
        <w:rPr>
          <w:rFonts w:cs="B Nazanin" w:hint="cs"/>
          <w:color w:val="000000" w:themeColor="text1"/>
          <w:sz w:val="22"/>
          <w:szCs w:val="22"/>
          <w:rtl/>
        </w:rPr>
        <w:t xml:space="preserve"> یا هیدرولیکی</w:t>
      </w:r>
      <w:r w:rsidR="00D51576">
        <w:rPr>
          <w:rStyle w:val="FootnoteReference"/>
          <w:rFonts w:cs="B Nazanin"/>
          <w:color w:val="000000" w:themeColor="text1"/>
          <w:sz w:val="22"/>
          <w:szCs w:val="22"/>
          <w:rtl/>
        </w:rPr>
        <w:footnoteReference w:id="6"/>
      </w:r>
      <w:r w:rsidR="004B1ADB">
        <w:rPr>
          <w:rFonts w:cs="B Nazanin" w:hint="cs"/>
          <w:color w:val="000000" w:themeColor="text1"/>
          <w:sz w:val="22"/>
          <w:szCs w:val="22"/>
          <w:rtl/>
        </w:rPr>
        <w:t xml:space="preserve"> قرار می‌دهند</w:t>
      </w:r>
      <w:r w:rsidR="00D04B92">
        <w:rPr>
          <w:rFonts w:cs="B Nazanin" w:hint="cs"/>
          <w:color w:val="000000" w:themeColor="text1"/>
          <w:sz w:val="22"/>
          <w:szCs w:val="22"/>
          <w:rtl/>
        </w:rPr>
        <w:t>[</w:t>
      </w:r>
      <w:r w:rsidR="00D57C03">
        <w:rPr>
          <w:rFonts w:cs="B Nazanin" w:hint="cs"/>
          <w:color w:val="000000" w:themeColor="text1"/>
          <w:sz w:val="22"/>
          <w:szCs w:val="22"/>
          <w:rtl/>
        </w:rPr>
        <w:t>1</w:t>
      </w:r>
      <w:r w:rsidR="00D04B92">
        <w:rPr>
          <w:rFonts w:cs="B Nazanin" w:hint="cs"/>
          <w:color w:val="000000" w:themeColor="text1"/>
          <w:sz w:val="22"/>
          <w:szCs w:val="22"/>
          <w:rtl/>
        </w:rPr>
        <w:t>]</w:t>
      </w:r>
      <w:r w:rsidR="004B1ADB">
        <w:rPr>
          <w:rFonts w:cs="B Nazanin" w:hint="cs"/>
          <w:color w:val="000000" w:themeColor="text1"/>
          <w:sz w:val="22"/>
          <w:szCs w:val="22"/>
          <w:rtl/>
        </w:rPr>
        <w:t>. در این حالت، همانند شکل</w:t>
      </w:r>
      <w:r w:rsidR="007E741D">
        <w:rPr>
          <w:rFonts w:cs="B Nazanin" w:hint="cs"/>
          <w:color w:val="000000" w:themeColor="text1"/>
          <w:sz w:val="22"/>
          <w:szCs w:val="22"/>
          <w:rtl/>
        </w:rPr>
        <w:t>1</w:t>
      </w:r>
      <w:r w:rsidR="004B1ADB">
        <w:rPr>
          <w:rFonts w:cs="B Nazanin" w:hint="cs"/>
          <w:color w:val="000000" w:themeColor="text1"/>
          <w:sz w:val="22"/>
          <w:szCs w:val="22"/>
          <w:rtl/>
        </w:rPr>
        <w:t xml:space="preserve"> مکانیزم ورقگیر برروی بالشتک قرار می‌گیرد.</w:t>
      </w:r>
      <w:r w:rsidR="006B4549">
        <w:rPr>
          <w:rFonts w:cs="B Nazanin" w:hint="cs"/>
          <w:color w:val="000000" w:themeColor="text1"/>
          <w:sz w:val="22"/>
          <w:szCs w:val="22"/>
          <w:rtl/>
        </w:rPr>
        <w:t xml:space="preserve"> </w:t>
      </w:r>
    </w:p>
    <w:p w:rsidR="00FA404C" w:rsidRDefault="00FA404C" w:rsidP="00FA404C">
      <w:pPr>
        <w:bidi/>
        <w:ind w:firstLine="288"/>
        <w:rPr>
          <w:rFonts w:cs="B Nazanin"/>
          <w:color w:val="000000" w:themeColor="text1"/>
          <w:sz w:val="22"/>
          <w:szCs w:val="22"/>
          <w:rtl/>
        </w:rPr>
      </w:pPr>
    </w:p>
    <w:p w:rsidR="00D4625C" w:rsidRDefault="00297CDB" w:rsidP="00297CDB">
      <w:pPr>
        <w:bidi/>
        <w:ind w:firstLine="288"/>
        <w:jc w:val="center"/>
        <w:rPr>
          <w:rFonts w:cs="B Nazanin"/>
          <w:color w:val="000000" w:themeColor="text1"/>
          <w:sz w:val="22"/>
          <w:szCs w:val="22"/>
          <w:rtl/>
        </w:rPr>
      </w:pPr>
      <w:r>
        <w:rPr>
          <w:rFonts w:cs="B Nazanin" w:hint="cs"/>
          <w:noProof/>
          <w:color w:val="000000" w:themeColor="text1"/>
          <w:sz w:val="22"/>
          <w:szCs w:val="22"/>
          <w:lang w:bidi="ar-SA"/>
        </w:rPr>
        <w:lastRenderedPageBreak/>
        <w:drawing>
          <wp:inline distT="0" distB="0" distL="0" distR="0">
            <wp:extent cx="2223218" cy="2853273"/>
            <wp:effectExtent l="19050" t="0" r="5632" b="0"/>
            <wp:docPr id="3" name="Picture 16" descr="C:\Users\a\Desktop\پر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esktop\پرس.png"/>
                    <pic:cNvPicPr>
                      <a:picLocks noChangeAspect="1" noChangeArrowheads="1"/>
                    </pic:cNvPicPr>
                  </pic:nvPicPr>
                  <pic:blipFill>
                    <a:blip r:embed="rId11"/>
                    <a:srcRect/>
                    <a:stretch>
                      <a:fillRect/>
                    </a:stretch>
                  </pic:blipFill>
                  <pic:spPr bwMode="auto">
                    <a:xfrm>
                      <a:off x="0" y="0"/>
                      <a:ext cx="2223900" cy="2854148"/>
                    </a:xfrm>
                    <a:prstGeom prst="rect">
                      <a:avLst/>
                    </a:prstGeom>
                    <a:noFill/>
                    <a:ln w="9525">
                      <a:noFill/>
                      <a:miter lim="800000"/>
                      <a:headEnd/>
                      <a:tailEnd/>
                    </a:ln>
                  </pic:spPr>
                </pic:pic>
              </a:graphicData>
            </a:graphic>
          </wp:inline>
        </w:drawing>
      </w:r>
    </w:p>
    <w:p w:rsidR="004B1ADB" w:rsidRPr="000276EF" w:rsidRDefault="00CF5C8A" w:rsidP="007E741D">
      <w:pPr>
        <w:bidi/>
        <w:jc w:val="center"/>
        <w:rPr>
          <w:rFonts w:cs="B Nazanin"/>
          <w:b/>
          <w:bCs/>
          <w:color w:val="000000" w:themeColor="text1"/>
          <w:sz w:val="20"/>
          <w:szCs w:val="20"/>
          <w:rtl/>
        </w:rPr>
      </w:pPr>
      <w:r w:rsidRPr="000276EF">
        <w:rPr>
          <w:rFonts w:cs="B Nazanin" w:hint="cs"/>
          <w:b/>
          <w:bCs/>
          <w:color w:val="000000" w:themeColor="text1"/>
          <w:sz w:val="20"/>
          <w:szCs w:val="20"/>
          <w:rtl/>
        </w:rPr>
        <w:t>شکل</w:t>
      </w:r>
      <w:r w:rsidR="007E741D" w:rsidRPr="000276EF">
        <w:rPr>
          <w:rFonts w:cs="B Nazanin" w:hint="cs"/>
          <w:b/>
          <w:bCs/>
          <w:color w:val="000000" w:themeColor="text1"/>
          <w:sz w:val="20"/>
          <w:szCs w:val="20"/>
          <w:rtl/>
        </w:rPr>
        <w:t xml:space="preserve">1-  </w:t>
      </w:r>
      <w:r w:rsidRPr="000276EF">
        <w:rPr>
          <w:rFonts w:cs="B Nazanin" w:hint="cs"/>
          <w:b/>
          <w:bCs/>
          <w:color w:val="000000" w:themeColor="text1"/>
          <w:sz w:val="20"/>
          <w:szCs w:val="20"/>
          <w:rtl/>
        </w:rPr>
        <w:t>پرس تک‌</w:t>
      </w:r>
      <w:r w:rsidR="007811F1">
        <w:rPr>
          <w:rFonts w:cs="B Nazanin" w:hint="cs"/>
          <w:b/>
          <w:bCs/>
          <w:color w:val="000000" w:themeColor="text1"/>
          <w:sz w:val="20"/>
          <w:szCs w:val="20"/>
          <w:rtl/>
        </w:rPr>
        <w:t>عمله</w:t>
      </w:r>
      <w:r w:rsidRPr="000276EF">
        <w:rPr>
          <w:rFonts w:cs="B Nazanin" w:hint="cs"/>
          <w:b/>
          <w:bCs/>
          <w:color w:val="000000" w:themeColor="text1"/>
          <w:sz w:val="20"/>
          <w:szCs w:val="20"/>
          <w:rtl/>
        </w:rPr>
        <w:t xml:space="preserve"> همراه با بالشتک هیدرولیکی</w:t>
      </w:r>
      <w:r w:rsidR="00D57C03" w:rsidRPr="000276EF">
        <w:rPr>
          <w:rFonts w:cs="B Nazanin" w:hint="cs"/>
          <w:b/>
          <w:bCs/>
          <w:color w:val="000000" w:themeColor="text1"/>
          <w:sz w:val="20"/>
          <w:szCs w:val="20"/>
          <w:rtl/>
        </w:rPr>
        <w:t>[1]</w:t>
      </w:r>
    </w:p>
    <w:p w:rsidR="00CF5C8A" w:rsidRDefault="00CF5C8A" w:rsidP="00CF5C8A">
      <w:pPr>
        <w:bidi/>
        <w:rPr>
          <w:rFonts w:cs="B Nazanin"/>
          <w:color w:val="000000" w:themeColor="text1"/>
          <w:sz w:val="22"/>
          <w:szCs w:val="22"/>
          <w:rtl/>
        </w:rPr>
      </w:pPr>
    </w:p>
    <w:p w:rsidR="00D51576" w:rsidRDefault="006B4549" w:rsidP="00D57C03">
      <w:pPr>
        <w:bidi/>
        <w:ind w:firstLine="288"/>
        <w:rPr>
          <w:rFonts w:cs="B Nazanin"/>
          <w:color w:val="000000" w:themeColor="text1"/>
          <w:sz w:val="22"/>
          <w:szCs w:val="22"/>
          <w:rtl/>
        </w:rPr>
      </w:pPr>
      <w:r>
        <w:rPr>
          <w:rFonts w:cs="B Nazanin" w:hint="cs"/>
          <w:color w:val="000000" w:themeColor="text1"/>
          <w:sz w:val="22"/>
          <w:szCs w:val="22"/>
          <w:rtl/>
        </w:rPr>
        <w:t>مزایا و معایب هر یک از این پرس‌ها، در مراجع مختلفی ذکر شده است</w:t>
      </w:r>
      <w:r w:rsidR="00D04B92">
        <w:rPr>
          <w:rFonts w:cs="B Nazanin" w:hint="cs"/>
          <w:color w:val="000000" w:themeColor="text1"/>
          <w:sz w:val="22"/>
          <w:szCs w:val="22"/>
          <w:rtl/>
        </w:rPr>
        <w:t>[</w:t>
      </w:r>
      <w:r w:rsidR="00D57C03">
        <w:rPr>
          <w:rFonts w:cs="B Nazanin" w:hint="cs"/>
          <w:color w:val="000000" w:themeColor="text1"/>
          <w:sz w:val="22"/>
          <w:szCs w:val="22"/>
          <w:rtl/>
        </w:rPr>
        <w:t>2</w:t>
      </w:r>
      <w:r w:rsidR="00D04B92">
        <w:rPr>
          <w:rFonts w:cs="B Nazanin" w:hint="cs"/>
          <w:color w:val="000000" w:themeColor="text1"/>
          <w:sz w:val="22"/>
          <w:szCs w:val="22"/>
          <w:rtl/>
        </w:rPr>
        <w:t>]</w:t>
      </w:r>
      <w:r>
        <w:rPr>
          <w:rFonts w:cs="B Nazanin" w:hint="cs"/>
          <w:color w:val="000000" w:themeColor="text1"/>
          <w:sz w:val="22"/>
          <w:szCs w:val="22"/>
          <w:rtl/>
        </w:rPr>
        <w:t>.</w:t>
      </w:r>
    </w:p>
    <w:p w:rsidR="00D51576" w:rsidRPr="00BC43BE" w:rsidRDefault="00D51576" w:rsidP="00D57C03">
      <w:pPr>
        <w:bidi/>
        <w:rPr>
          <w:rFonts w:cs="B Nazanin"/>
          <w:sz w:val="22"/>
          <w:szCs w:val="22"/>
          <w:rtl/>
        </w:rPr>
      </w:pPr>
      <w:r w:rsidRPr="00BC43BE">
        <w:rPr>
          <w:rFonts w:cs="B Nazanin" w:hint="cs"/>
          <w:sz w:val="22"/>
          <w:szCs w:val="22"/>
          <w:rtl/>
        </w:rPr>
        <w:t>پرس‌های</w:t>
      </w:r>
      <w:r w:rsidRPr="00BC43BE">
        <w:rPr>
          <w:rFonts w:cs="B Nazanin"/>
          <w:sz w:val="22"/>
          <w:szCs w:val="22"/>
          <w:rtl/>
        </w:rPr>
        <w:t xml:space="preserve"> </w:t>
      </w:r>
      <w:r w:rsidRPr="00BC43BE">
        <w:rPr>
          <w:rFonts w:cs="B Nazanin" w:hint="cs"/>
          <w:sz w:val="22"/>
          <w:szCs w:val="22"/>
          <w:rtl/>
        </w:rPr>
        <w:t>مکانیکی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جمله</w:t>
      </w:r>
      <w:r w:rsidRPr="00BC43BE">
        <w:rPr>
          <w:rFonts w:cs="B Nazanin"/>
          <w:sz w:val="22"/>
          <w:szCs w:val="22"/>
          <w:rtl/>
        </w:rPr>
        <w:t xml:space="preserve"> </w:t>
      </w:r>
      <w:r w:rsidRPr="00BC43BE">
        <w:rPr>
          <w:rFonts w:cs="B Nazanin" w:hint="cs"/>
          <w:sz w:val="22"/>
          <w:szCs w:val="22"/>
          <w:rtl/>
        </w:rPr>
        <w:t>موضوعات</w:t>
      </w:r>
      <w:r w:rsidRPr="00BC43BE">
        <w:rPr>
          <w:rFonts w:cs="B Nazanin"/>
          <w:sz w:val="22"/>
          <w:szCs w:val="22"/>
          <w:rtl/>
        </w:rPr>
        <w:t xml:space="preserve"> </w:t>
      </w:r>
      <w:r w:rsidRPr="00BC43BE">
        <w:rPr>
          <w:rFonts w:cs="B Nazanin" w:hint="cs"/>
          <w:sz w:val="22"/>
          <w:szCs w:val="22"/>
          <w:rtl/>
        </w:rPr>
        <w:t>مورد</w:t>
      </w:r>
      <w:r w:rsidRPr="00BC43BE">
        <w:rPr>
          <w:rFonts w:cs="B Nazanin"/>
          <w:sz w:val="22"/>
          <w:szCs w:val="22"/>
          <w:rtl/>
        </w:rPr>
        <w:t xml:space="preserve"> </w:t>
      </w:r>
      <w:r w:rsidRPr="00BC43BE">
        <w:rPr>
          <w:rFonts w:cs="B Nazanin" w:hint="cs"/>
          <w:sz w:val="22"/>
          <w:szCs w:val="22"/>
          <w:rtl/>
        </w:rPr>
        <w:t>توجه</w:t>
      </w:r>
      <w:r w:rsidRPr="00BC43BE">
        <w:rPr>
          <w:rFonts w:cs="B Nazanin"/>
          <w:sz w:val="22"/>
          <w:szCs w:val="22"/>
          <w:rtl/>
        </w:rPr>
        <w:t xml:space="preserve"> </w:t>
      </w:r>
      <w:r w:rsidRPr="00BC43BE">
        <w:rPr>
          <w:rFonts w:cs="B Nazanin" w:hint="cs"/>
          <w:sz w:val="22"/>
          <w:szCs w:val="22"/>
          <w:rtl/>
        </w:rPr>
        <w:t>محققان</w:t>
      </w:r>
      <w:r w:rsidRPr="00BC43BE">
        <w:rPr>
          <w:rFonts w:cs="B Nazanin"/>
          <w:sz w:val="22"/>
          <w:szCs w:val="22"/>
          <w:rtl/>
        </w:rPr>
        <w:t xml:space="preserve"> </w:t>
      </w:r>
      <w:r w:rsidRPr="00BC43BE">
        <w:rPr>
          <w:rFonts w:cs="B Nazanin" w:hint="cs"/>
          <w:sz w:val="22"/>
          <w:szCs w:val="22"/>
          <w:rtl/>
        </w:rPr>
        <w:t>بوده</w:t>
      </w:r>
      <w:r w:rsidRPr="00BC43BE">
        <w:rPr>
          <w:rFonts w:cs="B Nazanin"/>
          <w:sz w:val="22"/>
          <w:szCs w:val="22"/>
          <w:rtl/>
        </w:rPr>
        <w:t xml:space="preserve"> </w:t>
      </w:r>
      <w:r w:rsidRPr="00BC43BE">
        <w:rPr>
          <w:rFonts w:cs="B Nazanin" w:hint="cs"/>
          <w:sz w:val="22"/>
          <w:szCs w:val="22"/>
          <w:rtl/>
        </w:rPr>
        <w:t>است</w:t>
      </w:r>
      <w:r w:rsidRPr="00BC43BE">
        <w:rPr>
          <w:rFonts w:cs="B Nazanin"/>
          <w:sz w:val="22"/>
          <w:szCs w:val="22"/>
          <w:rtl/>
        </w:rPr>
        <w:t xml:space="preserve">. </w:t>
      </w:r>
      <w:r w:rsidRPr="00BC43BE">
        <w:rPr>
          <w:rFonts w:cs="B Nazanin" w:hint="cs"/>
          <w:sz w:val="22"/>
          <w:szCs w:val="22"/>
          <w:rtl/>
        </w:rPr>
        <w:t>برخی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آنها</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نیروهای</w:t>
      </w:r>
      <w:r w:rsidRPr="00BC43BE">
        <w:rPr>
          <w:rFonts w:cs="B Nazanin"/>
          <w:sz w:val="22"/>
          <w:szCs w:val="22"/>
          <w:rtl/>
        </w:rPr>
        <w:t xml:space="preserve"> </w:t>
      </w:r>
      <w:r w:rsidRPr="00BC43BE">
        <w:rPr>
          <w:rFonts w:cs="B Nazanin" w:hint="cs"/>
          <w:sz w:val="22"/>
          <w:szCs w:val="22"/>
          <w:rtl/>
        </w:rPr>
        <w:t>وارد</w:t>
      </w:r>
      <w:r w:rsidRPr="00BC43BE">
        <w:rPr>
          <w:rFonts w:cs="B Nazanin"/>
          <w:sz w:val="22"/>
          <w:szCs w:val="22"/>
          <w:rtl/>
        </w:rPr>
        <w:t xml:space="preserve"> </w:t>
      </w:r>
      <w:r w:rsidRPr="00BC43BE">
        <w:rPr>
          <w:rFonts w:cs="B Nazanin" w:hint="cs"/>
          <w:sz w:val="22"/>
          <w:szCs w:val="22"/>
          <w:rtl/>
        </w:rPr>
        <w:t>بر</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پرداختند،</w:t>
      </w:r>
      <w:r w:rsidRPr="00BC43BE">
        <w:rPr>
          <w:rFonts w:cs="B Nazanin"/>
          <w:sz w:val="22"/>
          <w:szCs w:val="22"/>
          <w:rtl/>
        </w:rPr>
        <w:t xml:space="preserve"> </w:t>
      </w:r>
      <w:r w:rsidRPr="00BC43BE">
        <w:rPr>
          <w:rFonts w:cs="B Nazanin" w:hint="cs"/>
          <w:sz w:val="22"/>
          <w:szCs w:val="22"/>
          <w:rtl/>
        </w:rPr>
        <w:t>همانند</w:t>
      </w:r>
      <w:r w:rsidRPr="00BC43BE">
        <w:rPr>
          <w:rFonts w:cs="B Nazanin"/>
          <w:sz w:val="22"/>
          <w:szCs w:val="22"/>
          <w:rtl/>
        </w:rPr>
        <w:t xml:space="preserve"> </w:t>
      </w:r>
      <w:r w:rsidRPr="00BC43BE">
        <w:rPr>
          <w:rFonts w:cs="B Nazanin" w:hint="cs"/>
          <w:sz w:val="22"/>
          <w:szCs w:val="22"/>
          <w:rtl/>
        </w:rPr>
        <w:t>باقر</w:t>
      </w:r>
      <w:r w:rsidRPr="00BC43BE">
        <w:rPr>
          <w:rFonts w:cs="B Nazanin"/>
          <w:sz w:val="22"/>
          <w:szCs w:val="22"/>
          <w:rtl/>
        </w:rPr>
        <w:t xml:space="preserve"> </w:t>
      </w:r>
      <w:r w:rsidRPr="00BC43BE">
        <w:rPr>
          <w:rFonts w:cs="B Nazanin" w:hint="cs"/>
          <w:sz w:val="22"/>
          <w:szCs w:val="22"/>
          <w:rtl/>
        </w:rPr>
        <w:t>زاده</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حیدری</w:t>
      </w:r>
      <w:r w:rsidRPr="00BC43BE">
        <w:rPr>
          <w:rFonts w:cs="B Nazanin"/>
          <w:sz w:val="22"/>
          <w:szCs w:val="22"/>
          <w:rtl/>
        </w:rPr>
        <w:t xml:space="preserve"> </w:t>
      </w:r>
      <w:r w:rsidRPr="00BC43BE">
        <w:rPr>
          <w:rFonts w:cs="B Nazanin" w:hint="cs"/>
          <w:sz w:val="22"/>
          <w:szCs w:val="22"/>
          <w:rtl/>
        </w:rPr>
        <w:t>که</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منظور</w:t>
      </w:r>
      <w:r w:rsidRPr="00BC43BE">
        <w:rPr>
          <w:rFonts w:cs="B Nazanin"/>
          <w:sz w:val="22"/>
          <w:szCs w:val="22"/>
          <w:rtl/>
        </w:rPr>
        <w:t xml:space="preserve"> </w:t>
      </w:r>
      <w:r w:rsidRPr="00BC43BE">
        <w:rPr>
          <w:rFonts w:cs="B Nazanin" w:hint="cs"/>
          <w:sz w:val="22"/>
          <w:szCs w:val="22"/>
          <w:rtl/>
        </w:rPr>
        <w:t>جلوگیری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ایجاد</w:t>
      </w:r>
      <w:r w:rsidRPr="00BC43BE">
        <w:rPr>
          <w:rFonts w:cs="B Nazanin"/>
          <w:sz w:val="22"/>
          <w:szCs w:val="22"/>
          <w:rtl/>
        </w:rPr>
        <w:t xml:space="preserve"> </w:t>
      </w:r>
      <w:r w:rsidRPr="00BC43BE">
        <w:rPr>
          <w:rFonts w:cs="B Nazanin" w:hint="cs"/>
          <w:sz w:val="22"/>
          <w:szCs w:val="22"/>
          <w:rtl/>
        </w:rPr>
        <w:t>چین‌وچروک</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ورق،</w:t>
      </w:r>
      <w:r w:rsidRPr="00BC43BE">
        <w:rPr>
          <w:rFonts w:cs="B Nazanin"/>
          <w:sz w:val="22"/>
          <w:szCs w:val="22"/>
          <w:rtl/>
        </w:rPr>
        <w:t xml:space="preserve"> </w:t>
      </w:r>
      <w:r w:rsidRPr="00BC43BE">
        <w:rPr>
          <w:rFonts w:cs="B Nazanin" w:hint="cs"/>
          <w:sz w:val="22"/>
          <w:szCs w:val="22"/>
          <w:rtl/>
        </w:rPr>
        <w:t>برای</w:t>
      </w:r>
      <w:r w:rsidRPr="00BC43BE">
        <w:rPr>
          <w:rFonts w:cs="B Nazanin"/>
          <w:sz w:val="22"/>
          <w:szCs w:val="22"/>
          <w:rtl/>
        </w:rPr>
        <w:t xml:space="preserve"> </w:t>
      </w:r>
      <w:r w:rsidRPr="00BC43BE">
        <w:rPr>
          <w:rFonts w:cs="B Nazanin" w:hint="cs"/>
          <w:sz w:val="22"/>
          <w:szCs w:val="22"/>
          <w:rtl/>
        </w:rPr>
        <w:t>نیروی</w:t>
      </w:r>
      <w:r w:rsidRPr="00BC43BE">
        <w:rPr>
          <w:rFonts w:cs="B Nazanin"/>
          <w:sz w:val="22"/>
          <w:szCs w:val="22"/>
          <w:rtl/>
        </w:rPr>
        <w:t xml:space="preserve"> </w:t>
      </w:r>
      <w:r w:rsidRPr="00BC43BE">
        <w:rPr>
          <w:rFonts w:cs="B Nazanin" w:hint="cs"/>
          <w:sz w:val="22"/>
          <w:szCs w:val="22"/>
          <w:rtl/>
        </w:rPr>
        <w:t>ورقگیر</w:t>
      </w:r>
      <w:r w:rsidRPr="00BC43BE">
        <w:rPr>
          <w:rFonts w:cs="B Nazanin"/>
          <w:sz w:val="22"/>
          <w:szCs w:val="22"/>
          <w:rtl/>
        </w:rPr>
        <w:t xml:space="preserve"> </w:t>
      </w:r>
      <w:r w:rsidRPr="00BC43BE">
        <w:rPr>
          <w:rFonts w:cs="B Nazanin" w:hint="cs"/>
          <w:sz w:val="22"/>
          <w:szCs w:val="22"/>
          <w:rtl/>
        </w:rPr>
        <w:t>بازه‌ای</w:t>
      </w:r>
      <w:r w:rsidRPr="00BC43BE">
        <w:rPr>
          <w:rFonts w:cs="B Nazanin"/>
          <w:sz w:val="22"/>
          <w:szCs w:val="22"/>
          <w:rtl/>
        </w:rPr>
        <w:t xml:space="preserve"> </w:t>
      </w:r>
      <w:r w:rsidRPr="00BC43BE">
        <w:rPr>
          <w:rFonts w:cs="B Nazanin" w:hint="cs"/>
          <w:sz w:val="22"/>
          <w:szCs w:val="22"/>
          <w:rtl/>
        </w:rPr>
        <w:t>بهینه</w:t>
      </w:r>
      <w:r w:rsidRPr="00BC43BE">
        <w:rPr>
          <w:rFonts w:cs="B Nazanin"/>
          <w:sz w:val="22"/>
          <w:szCs w:val="22"/>
          <w:rtl/>
        </w:rPr>
        <w:t xml:space="preserve"> </w:t>
      </w:r>
      <w:r w:rsidRPr="00BC43BE">
        <w:rPr>
          <w:rFonts w:cs="B Nazanin" w:hint="cs"/>
          <w:sz w:val="22"/>
          <w:szCs w:val="22"/>
          <w:rtl/>
        </w:rPr>
        <w:t>تعیین</w:t>
      </w:r>
      <w:r w:rsidRPr="00BC43BE">
        <w:rPr>
          <w:rFonts w:cs="B Nazanin"/>
          <w:sz w:val="22"/>
          <w:szCs w:val="22"/>
          <w:rtl/>
        </w:rPr>
        <w:t xml:space="preserve"> </w:t>
      </w:r>
      <w:r w:rsidRPr="00BC43BE">
        <w:rPr>
          <w:rFonts w:cs="B Nazanin" w:hint="cs"/>
          <w:sz w:val="22"/>
          <w:szCs w:val="22"/>
          <w:rtl/>
        </w:rPr>
        <w:t>کردند</w:t>
      </w:r>
      <w:r w:rsidR="00D04B92" w:rsidRPr="00BC43BE">
        <w:rPr>
          <w:rFonts w:cs="B Nazanin"/>
          <w:sz w:val="22"/>
          <w:szCs w:val="22"/>
          <w:rtl/>
        </w:rPr>
        <w:t>[</w:t>
      </w:r>
      <w:r w:rsidR="00D57C03">
        <w:rPr>
          <w:rFonts w:cs="B Nazanin" w:hint="cs"/>
          <w:sz w:val="22"/>
          <w:szCs w:val="22"/>
          <w:rtl/>
        </w:rPr>
        <w:t>3</w:t>
      </w:r>
      <w:r w:rsidR="00D04B92" w:rsidRPr="00BC43BE">
        <w:rPr>
          <w:rFonts w:cs="B Nazanin"/>
          <w:sz w:val="22"/>
          <w:szCs w:val="22"/>
          <w:rtl/>
        </w:rPr>
        <w:t>]</w:t>
      </w:r>
      <w:r w:rsidRPr="00BC43BE">
        <w:rPr>
          <w:rFonts w:cs="B Nazanin"/>
          <w:sz w:val="22"/>
          <w:szCs w:val="22"/>
          <w:rtl/>
        </w:rPr>
        <w:t xml:space="preserve">. </w:t>
      </w:r>
      <w:r w:rsidRPr="00BC43BE">
        <w:rPr>
          <w:rFonts w:cs="B Nazanin" w:hint="cs"/>
          <w:sz w:val="22"/>
          <w:szCs w:val="22"/>
          <w:rtl/>
        </w:rPr>
        <w:t>اما</w:t>
      </w:r>
      <w:r w:rsidRPr="00BC43BE">
        <w:rPr>
          <w:rFonts w:cs="B Nazanin"/>
          <w:sz w:val="22"/>
          <w:szCs w:val="22"/>
          <w:rtl/>
        </w:rPr>
        <w:t xml:space="preserve"> </w:t>
      </w:r>
      <w:r w:rsidRPr="00BC43BE">
        <w:rPr>
          <w:rFonts w:cs="B Nazanin" w:hint="cs"/>
          <w:sz w:val="22"/>
          <w:szCs w:val="22"/>
          <w:rtl/>
        </w:rPr>
        <w:t>تعداد</w:t>
      </w:r>
      <w:r w:rsidRPr="00BC43BE">
        <w:rPr>
          <w:rFonts w:cs="B Nazanin"/>
          <w:sz w:val="22"/>
          <w:szCs w:val="22"/>
          <w:rtl/>
        </w:rPr>
        <w:t xml:space="preserve"> </w:t>
      </w:r>
      <w:r w:rsidRPr="00BC43BE">
        <w:rPr>
          <w:rFonts w:cs="B Nazanin" w:hint="cs"/>
          <w:sz w:val="22"/>
          <w:szCs w:val="22"/>
          <w:rtl/>
        </w:rPr>
        <w:t>زیادی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محققان</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سینماتیک</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پرداختند</w:t>
      </w:r>
      <w:r w:rsidRPr="00BC43BE">
        <w:rPr>
          <w:rFonts w:cs="B Nazanin"/>
          <w:sz w:val="22"/>
          <w:szCs w:val="22"/>
          <w:rtl/>
        </w:rPr>
        <w:t>.</w:t>
      </w:r>
      <w:r>
        <w:rPr>
          <w:rFonts w:cs="B Nazanin" w:hint="cs"/>
          <w:rtl/>
        </w:rPr>
        <w:t xml:space="preserve"> </w:t>
      </w:r>
      <w:r w:rsidRPr="00BC43BE">
        <w:rPr>
          <w:rFonts w:cs="B Nazanin" w:hint="cs"/>
          <w:sz w:val="22"/>
          <w:szCs w:val="22"/>
          <w:rtl/>
        </w:rPr>
        <w:t>یکی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کامل‌ترین</w:t>
      </w:r>
      <w:r w:rsidRPr="00BC43BE">
        <w:rPr>
          <w:rFonts w:cs="B Nazanin"/>
          <w:sz w:val="22"/>
          <w:szCs w:val="22"/>
          <w:rtl/>
        </w:rPr>
        <w:t xml:space="preserve"> </w:t>
      </w:r>
      <w:r w:rsidRPr="00BC43BE">
        <w:rPr>
          <w:rFonts w:cs="B Nazanin" w:hint="cs"/>
          <w:sz w:val="22"/>
          <w:szCs w:val="22"/>
          <w:rtl/>
        </w:rPr>
        <w:t>مدل‌های</w:t>
      </w:r>
      <w:r w:rsidRPr="00BC43BE">
        <w:rPr>
          <w:rFonts w:cs="B Nazanin"/>
          <w:sz w:val="22"/>
          <w:szCs w:val="22"/>
          <w:rtl/>
        </w:rPr>
        <w:t xml:space="preserve"> </w:t>
      </w:r>
      <w:r w:rsidRPr="00BC43BE">
        <w:rPr>
          <w:rFonts w:cs="B Nazanin" w:hint="cs"/>
          <w:sz w:val="22"/>
          <w:szCs w:val="22"/>
          <w:rtl/>
        </w:rPr>
        <w:t>ریاضی</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توسط</w:t>
      </w:r>
      <w:r w:rsidRPr="00BC43BE">
        <w:rPr>
          <w:rFonts w:cs="B Nazanin"/>
          <w:sz w:val="22"/>
          <w:szCs w:val="22"/>
          <w:rtl/>
        </w:rPr>
        <w:t xml:space="preserve"> </w:t>
      </w:r>
      <w:r w:rsidRPr="00BC43BE">
        <w:rPr>
          <w:rFonts w:cs="B Nazanin" w:hint="cs"/>
          <w:sz w:val="22"/>
          <w:szCs w:val="22"/>
          <w:rtl/>
        </w:rPr>
        <w:t>هوانگ</w:t>
      </w:r>
      <w:r w:rsidR="00061863">
        <w:rPr>
          <w:rStyle w:val="FootnoteReference"/>
          <w:rFonts w:cs="B Nazanin"/>
          <w:sz w:val="22"/>
          <w:szCs w:val="22"/>
          <w:rtl/>
        </w:rPr>
        <w:footnoteReference w:id="7"/>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چیو</w:t>
      </w:r>
      <w:r w:rsidR="00061863">
        <w:rPr>
          <w:rStyle w:val="FootnoteReference"/>
          <w:rFonts w:cs="B Nazanin"/>
          <w:sz w:val="22"/>
          <w:szCs w:val="22"/>
          <w:rtl/>
        </w:rPr>
        <w:footnoteReference w:id="8"/>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استفاده</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روش</w:t>
      </w:r>
      <w:r w:rsidRPr="00BC43BE">
        <w:rPr>
          <w:rFonts w:cs="B Nazanin"/>
          <w:sz w:val="22"/>
          <w:szCs w:val="22"/>
          <w:rtl/>
        </w:rPr>
        <w:t xml:space="preserve"> </w:t>
      </w:r>
      <w:r w:rsidRPr="00BC43BE">
        <w:rPr>
          <w:rFonts w:cs="B Nazanin" w:hint="cs"/>
          <w:sz w:val="22"/>
          <w:szCs w:val="22"/>
          <w:rtl/>
        </w:rPr>
        <w:t>فزاینده</w:t>
      </w:r>
      <w:r w:rsidRPr="00BC43BE">
        <w:rPr>
          <w:rFonts w:cs="B Nazanin"/>
          <w:sz w:val="22"/>
          <w:szCs w:val="22"/>
          <w:rtl/>
        </w:rPr>
        <w:t xml:space="preserve"> </w:t>
      </w:r>
      <w:r w:rsidRPr="00BC43BE">
        <w:rPr>
          <w:rFonts w:cs="B Nazanin" w:hint="cs"/>
          <w:sz w:val="22"/>
          <w:szCs w:val="22"/>
          <w:rtl/>
        </w:rPr>
        <w:t>لاگرانژ</w:t>
      </w:r>
      <w:r w:rsidR="00061863">
        <w:rPr>
          <w:rStyle w:val="FootnoteReference"/>
          <w:rFonts w:cs="B Nazanin"/>
          <w:sz w:val="22"/>
          <w:szCs w:val="22"/>
          <w:rtl/>
        </w:rPr>
        <w:footnoteReference w:id="9"/>
      </w:r>
      <w:r w:rsidRPr="00BC43BE">
        <w:rPr>
          <w:rFonts w:cs="B Nazanin"/>
          <w:sz w:val="22"/>
          <w:szCs w:val="22"/>
          <w:rtl/>
        </w:rPr>
        <w:t xml:space="preserve"> </w:t>
      </w:r>
      <w:r w:rsidRPr="00BC43BE">
        <w:rPr>
          <w:rFonts w:cs="B Nazanin" w:hint="cs"/>
          <w:sz w:val="22"/>
          <w:szCs w:val="22"/>
          <w:rtl/>
        </w:rPr>
        <w:t>ارائه</w:t>
      </w:r>
      <w:r w:rsidRPr="00BC43BE">
        <w:rPr>
          <w:rFonts w:cs="B Nazanin"/>
          <w:sz w:val="22"/>
          <w:szCs w:val="22"/>
          <w:rtl/>
        </w:rPr>
        <w:t xml:space="preserve"> </w:t>
      </w:r>
      <w:r w:rsidRPr="00BC43BE">
        <w:rPr>
          <w:rFonts w:cs="B Nazanin" w:hint="cs"/>
          <w:sz w:val="22"/>
          <w:szCs w:val="22"/>
          <w:rtl/>
        </w:rPr>
        <w:t>شد</w:t>
      </w:r>
      <w:r w:rsidRPr="00BC43BE">
        <w:rPr>
          <w:rFonts w:cs="B Nazanin"/>
          <w:sz w:val="22"/>
          <w:szCs w:val="22"/>
          <w:rtl/>
        </w:rPr>
        <w:t>[</w:t>
      </w:r>
      <w:r w:rsidR="00D57C03">
        <w:rPr>
          <w:rFonts w:cs="B Nazanin" w:hint="cs"/>
          <w:sz w:val="22"/>
          <w:szCs w:val="22"/>
          <w:rtl/>
        </w:rPr>
        <w:t>4</w:t>
      </w:r>
      <w:r w:rsidRPr="00BC43BE">
        <w:rPr>
          <w:rFonts w:cs="B Nazanin"/>
          <w:sz w:val="22"/>
          <w:szCs w:val="22"/>
          <w:rtl/>
        </w:rPr>
        <w:t>]</w:t>
      </w:r>
      <w:r>
        <w:rPr>
          <w:rFonts w:cs="B Nazanin" w:hint="cs"/>
          <w:rtl/>
        </w:rPr>
        <w:t>.</w:t>
      </w:r>
      <w:r w:rsidRPr="00BC43BE">
        <w:rPr>
          <w:rFonts w:cs="B Nazanin"/>
          <w:sz w:val="22"/>
          <w:szCs w:val="22"/>
          <w:rtl/>
        </w:rPr>
        <w:t xml:space="preserve"> </w:t>
      </w:r>
      <w:r w:rsidRPr="00BC43BE">
        <w:rPr>
          <w:rFonts w:cs="B Nazanin" w:hint="cs"/>
          <w:sz w:val="22"/>
          <w:szCs w:val="22"/>
          <w:rtl/>
        </w:rPr>
        <w:t>سونگ</w:t>
      </w:r>
      <w:r w:rsidR="00061863">
        <w:rPr>
          <w:rFonts w:cs="B Nazanin"/>
          <w:sz w:val="22"/>
          <w:szCs w:val="22"/>
        </w:rPr>
        <w:t xml:space="preserve"> </w:t>
      </w:r>
      <w:r w:rsidR="00061863">
        <w:rPr>
          <w:rStyle w:val="FootnoteReference"/>
          <w:rFonts w:cs="B Nazanin"/>
          <w:sz w:val="22"/>
          <w:szCs w:val="22"/>
        </w:rPr>
        <w:footnoteReference w:id="10"/>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پی</w:t>
      </w:r>
      <w:r w:rsidRPr="00BC43BE">
        <w:rPr>
          <w:rFonts w:cs="B Nazanin"/>
          <w:sz w:val="22"/>
          <w:szCs w:val="22"/>
          <w:rtl/>
        </w:rPr>
        <w:t xml:space="preserve"> </w:t>
      </w:r>
      <w:r w:rsidRPr="00BC43BE">
        <w:rPr>
          <w:rFonts w:cs="B Nazanin" w:hint="cs"/>
          <w:sz w:val="22"/>
          <w:szCs w:val="22"/>
          <w:rtl/>
        </w:rPr>
        <w:t>گرفتن</w:t>
      </w:r>
      <w:r w:rsidRPr="00BC43BE">
        <w:rPr>
          <w:rFonts w:cs="B Nazanin"/>
          <w:sz w:val="22"/>
          <w:szCs w:val="22"/>
          <w:rtl/>
        </w:rPr>
        <w:t xml:space="preserve"> </w:t>
      </w:r>
      <w:r w:rsidRPr="00BC43BE">
        <w:rPr>
          <w:rFonts w:cs="B Nazanin" w:hint="cs"/>
          <w:sz w:val="22"/>
          <w:szCs w:val="22"/>
          <w:rtl/>
        </w:rPr>
        <w:t>خروجی</w:t>
      </w:r>
      <w:r w:rsidRPr="00BC43BE">
        <w:rPr>
          <w:rFonts w:cs="B Nazanin"/>
          <w:sz w:val="22"/>
          <w:szCs w:val="22"/>
          <w:rtl/>
        </w:rPr>
        <w:t xml:space="preserve"> </w:t>
      </w:r>
      <w:r w:rsidRPr="00BC43BE">
        <w:rPr>
          <w:rFonts w:cs="B Nazanin" w:hint="cs"/>
          <w:sz w:val="22"/>
          <w:szCs w:val="22"/>
          <w:rtl/>
        </w:rPr>
        <w:t>مطلوب</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رابط</w:t>
      </w:r>
      <w:r w:rsidRPr="00BC43BE">
        <w:rPr>
          <w:rFonts w:cs="B Nazanin"/>
          <w:sz w:val="22"/>
          <w:szCs w:val="22"/>
          <w:rtl/>
        </w:rPr>
        <w:t xml:space="preserve"> </w:t>
      </w:r>
      <w:r w:rsidRPr="00BC43BE">
        <w:rPr>
          <w:rFonts w:cs="B Nazanin" w:hint="cs"/>
          <w:sz w:val="22"/>
          <w:szCs w:val="22"/>
          <w:rtl/>
        </w:rPr>
        <w:t>ورودی</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رابطی</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طول</w:t>
      </w:r>
      <w:r w:rsidRPr="00BC43BE">
        <w:rPr>
          <w:rFonts w:cs="B Nazanin"/>
          <w:sz w:val="22"/>
          <w:szCs w:val="22"/>
          <w:rtl/>
        </w:rPr>
        <w:t xml:space="preserve"> </w:t>
      </w:r>
      <w:r w:rsidRPr="00BC43BE">
        <w:rPr>
          <w:rFonts w:cs="B Nazanin" w:hint="cs"/>
          <w:sz w:val="22"/>
          <w:szCs w:val="22"/>
          <w:rtl/>
        </w:rPr>
        <w:t>متغیر</w:t>
      </w:r>
      <w:r w:rsidRPr="00BC43BE">
        <w:rPr>
          <w:rFonts w:cs="B Nazanin"/>
          <w:sz w:val="22"/>
          <w:szCs w:val="22"/>
          <w:rtl/>
        </w:rPr>
        <w:t xml:space="preserve"> </w:t>
      </w:r>
      <w:r w:rsidRPr="00BC43BE">
        <w:rPr>
          <w:rFonts w:cs="B Nazanin" w:hint="cs"/>
          <w:sz w:val="22"/>
          <w:szCs w:val="22"/>
          <w:rtl/>
        </w:rPr>
        <w:t>جایگزین</w:t>
      </w:r>
      <w:r w:rsidRPr="00BC43BE">
        <w:rPr>
          <w:rFonts w:cs="B Nazanin"/>
          <w:sz w:val="22"/>
          <w:szCs w:val="22"/>
          <w:rtl/>
        </w:rPr>
        <w:t xml:space="preserve"> </w:t>
      </w:r>
      <w:r w:rsidRPr="00BC43BE">
        <w:rPr>
          <w:rFonts w:cs="B Nazanin" w:hint="cs"/>
          <w:sz w:val="22"/>
          <w:szCs w:val="22"/>
          <w:rtl/>
        </w:rPr>
        <w:t>کرد</w:t>
      </w:r>
      <w:r w:rsidR="00D57C03">
        <w:rPr>
          <w:rFonts w:cs="B Nazanin" w:hint="cs"/>
          <w:sz w:val="22"/>
          <w:szCs w:val="22"/>
          <w:rtl/>
        </w:rPr>
        <w:t>[5].</w:t>
      </w:r>
    </w:p>
    <w:p w:rsidR="00D51576" w:rsidRPr="00BC43BE" w:rsidRDefault="00D51576" w:rsidP="00D57C03">
      <w:pPr>
        <w:bidi/>
        <w:rPr>
          <w:rFonts w:cs="B Nazanin"/>
          <w:sz w:val="22"/>
          <w:szCs w:val="22"/>
          <w:rtl/>
        </w:rPr>
      </w:pPr>
      <w:r w:rsidRPr="00BC43BE">
        <w:rPr>
          <w:rFonts w:cs="B Nazanin" w:hint="cs"/>
          <w:sz w:val="22"/>
          <w:szCs w:val="22"/>
          <w:rtl/>
        </w:rPr>
        <w:t>ظهور</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درگی</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بهینه‌سازی</w:t>
      </w:r>
      <w:r w:rsidRPr="00BC43BE">
        <w:rPr>
          <w:rFonts w:cs="B Nazanin"/>
          <w:sz w:val="22"/>
          <w:szCs w:val="22"/>
          <w:rtl/>
        </w:rPr>
        <w:t xml:space="preserve"> </w:t>
      </w:r>
      <w:r w:rsidRPr="00BC43BE">
        <w:rPr>
          <w:rFonts w:cs="B Nazanin" w:hint="cs"/>
          <w:sz w:val="22"/>
          <w:szCs w:val="22"/>
          <w:rtl/>
        </w:rPr>
        <w:t>سینماتیکی</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دو</w:t>
      </w:r>
      <w:r w:rsidR="007811F1">
        <w:rPr>
          <w:rFonts w:cs="B Nazanin" w:hint="cs"/>
          <w:sz w:val="22"/>
          <w:szCs w:val="22"/>
          <w:rtl/>
        </w:rPr>
        <w:t>عمله</w:t>
      </w:r>
      <w:r w:rsidRPr="00BC43BE">
        <w:rPr>
          <w:rFonts w:cs="B Nazanin" w:hint="cs"/>
          <w:sz w:val="22"/>
          <w:szCs w:val="22"/>
          <w:rtl/>
        </w:rPr>
        <w:t>،</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جهت</w:t>
      </w:r>
      <w:r w:rsidRPr="00BC43BE">
        <w:rPr>
          <w:rFonts w:cs="B Nazanin"/>
          <w:sz w:val="22"/>
          <w:szCs w:val="22"/>
          <w:rtl/>
        </w:rPr>
        <w:t xml:space="preserve"> </w:t>
      </w:r>
      <w:r w:rsidRPr="00BC43BE">
        <w:rPr>
          <w:rFonts w:cs="B Nazanin" w:hint="cs"/>
          <w:sz w:val="22"/>
          <w:szCs w:val="22"/>
          <w:rtl/>
        </w:rPr>
        <w:t>افزایش</w:t>
      </w:r>
      <w:r w:rsidRPr="00BC43BE">
        <w:rPr>
          <w:rFonts w:cs="B Nazanin"/>
          <w:sz w:val="22"/>
          <w:szCs w:val="22"/>
          <w:rtl/>
        </w:rPr>
        <w:t xml:space="preserve"> </w:t>
      </w:r>
      <w:r w:rsidRPr="00BC43BE">
        <w:rPr>
          <w:rFonts w:cs="B Nazanin" w:hint="cs"/>
          <w:sz w:val="22"/>
          <w:szCs w:val="22"/>
          <w:rtl/>
        </w:rPr>
        <w:t>سرعت</w:t>
      </w:r>
      <w:r w:rsidRPr="00BC43BE">
        <w:rPr>
          <w:rFonts w:cs="B Nazanin"/>
          <w:sz w:val="22"/>
          <w:szCs w:val="22"/>
          <w:rtl/>
        </w:rPr>
        <w:t xml:space="preserve"> </w:t>
      </w:r>
      <w:r w:rsidRPr="00BC43BE">
        <w:rPr>
          <w:rFonts w:cs="B Nazanin" w:hint="cs"/>
          <w:sz w:val="22"/>
          <w:szCs w:val="22"/>
          <w:rtl/>
        </w:rPr>
        <w:t>تولید</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کیفیت</w:t>
      </w:r>
      <w:r w:rsidRPr="00BC43BE">
        <w:rPr>
          <w:rFonts w:cs="B Nazanin"/>
          <w:sz w:val="22"/>
          <w:szCs w:val="22"/>
          <w:rtl/>
        </w:rPr>
        <w:t xml:space="preserve"> </w:t>
      </w:r>
      <w:r w:rsidRPr="00BC43BE">
        <w:rPr>
          <w:rFonts w:cs="B Nazanin" w:hint="cs"/>
          <w:sz w:val="22"/>
          <w:szCs w:val="22"/>
          <w:rtl/>
        </w:rPr>
        <w:t>فرم‌دهی</w:t>
      </w:r>
      <w:r w:rsidRPr="00BC43BE">
        <w:rPr>
          <w:rFonts w:cs="B Nazanin"/>
          <w:sz w:val="22"/>
          <w:szCs w:val="22"/>
          <w:rtl/>
        </w:rPr>
        <w:t xml:space="preserve"> </w:t>
      </w:r>
      <w:r w:rsidRPr="00BC43BE">
        <w:rPr>
          <w:rFonts w:cs="B Nazanin" w:hint="cs"/>
          <w:sz w:val="22"/>
          <w:szCs w:val="22"/>
          <w:rtl/>
        </w:rPr>
        <w:t>پرداختند</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حاصل،</w:t>
      </w:r>
      <w:r w:rsidRPr="00BC43BE">
        <w:rPr>
          <w:rFonts w:cs="B Nazanin"/>
          <w:sz w:val="22"/>
          <w:szCs w:val="22"/>
          <w:rtl/>
        </w:rPr>
        <w:t xml:space="preserve"> </w:t>
      </w:r>
      <w:r w:rsidRPr="00BC43BE">
        <w:rPr>
          <w:rFonts w:cs="B Nazanin" w:hint="cs"/>
          <w:sz w:val="22"/>
          <w:szCs w:val="22"/>
          <w:rtl/>
        </w:rPr>
        <w:t>فرم</w:t>
      </w:r>
      <w:r w:rsidRPr="00BC43BE">
        <w:rPr>
          <w:rFonts w:cs="B Nazanin"/>
          <w:sz w:val="22"/>
          <w:szCs w:val="22"/>
          <w:rtl/>
        </w:rPr>
        <w:t xml:space="preserve"> </w:t>
      </w:r>
      <w:r w:rsidRPr="00BC43BE">
        <w:rPr>
          <w:rFonts w:cs="B Nazanin" w:hint="cs"/>
          <w:sz w:val="22"/>
          <w:szCs w:val="22"/>
          <w:rtl/>
        </w:rPr>
        <w:t>آرام‌تر</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کارایی</w:t>
      </w:r>
      <w:r w:rsidRPr="00BC43BE">
        <w:rPr>
          <w:rFonts w:cs="B Nazanin"/>
          <w:sz w:val="22"/>
          <w:szCs w:val="22"/>
          <w:rtl/>
        </w:rPr>
        <w:t xml:space="preserve"> </w:t>
      </w:r>
      <w:r w:rsidRPr="00BC43BE">
        <w:rPr>
          <w:rFonts w:cs="B Nazanin" w:hint="cs"/>
          <w:sz w:val="22"/>
          <w:szCs w:val="22"/>
          <w:rtl/>
        </w:rPr>
        <w:t>بالاتری</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نسبت</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رایج</w:t>
      </w:r>
      <w:r w:rsidRPr="00BC43BE">
        <w:rPr>
          <w:rFonts w:cs="B Nazanin"/>
          <w:sz w:val="22"/>
          <w:szCs w:val="22"/>
          <w:rtl/>
        </w:rPr>
        <w:t xml:space="preserve"> </w:t>
      </w:r>
      <w:r w:rsidRPr="00BC43BE">
        <w:rPr>
          <w:rFonts w:cs="B Nazanin" w:hint="cs"/>
          <w:sz w:val="22"/>
          <w:szCs w:val="22"/>
          <w:rtl/>
        </w:rPr>
        <w:t>ارائه</w:t>
      </w:r>
      <w:r w:rsidRPr="00BC43BE">
        <w:rPr>
          <w:rFonts w:cs="B Nazanin"/>
          <w:sz w:val="22"/>
          <w:szCs w:val="22"/>
          <w:rtl/>
        </w:rPr>
        <w:t xml:space="preserve"> </w:t>
      </w:r>
      <w:r w:rsidRPr="00BC43BE">
        <w:rPr>
          <w:rFonts w:cs="B Nazanin" w:hint="cs"/>
          <w:sz w:val="22"/>
          <w:szCs w:val="22"/>
          <w:rtl/>
        </w:rPr>
        <w:t>میدهد</w:t>
      </w:r>
      <w:r w:rsidRPr="00BC43BE">
        <w:rPr>
          <w:rFonts w:cs="B Nazanin"/>
          <w:sz w:val="22"/>
          <w:szCs w:val="22"/>
          <w:rtl/>
        </w:rPr>
        <w:t xml:space="preserve">. </w:t>
      </w:r>
      <w:r w:rsidRPr="00BC43BE">
        <w:rPr>
          <w:rFonts w:cs="B Nazanin" w:hint="cs"/>
          <w:sz w:val="22"/>
          <w:szCs w:val="22"/>
          <w:rtl/>
        </w:rPr>
        <w:t>قابلیت</w:t>
      </w:r>
      <w:r w:rsidRPr="00BC43BE">
        <w:rPr>
          <w:rFonts w:cs="B Nazanin"/>
          <w:sz w:val="22"/>
          <w:szCs w:val="22"/>
          <w:rtl/>
        </w:rPr>
        <w:t xml:space="preserve"> </w:t>
      </w:r>
      <w:r w:rsidRPr="00BC43BE">
        <w:rPr>
          <w:rFonts w:cs="B Nazanin" w:hint="cs"/>
          <w:sz w:val="22"/>
          <w:szCs w:val="22"/>
          <w:rtl/>
        </w:rPr>
        <w:t>تحمل</w:t>
      </w:r>
      <w:r w:rsidRPr="00BC43BE">
        <w:rPr>
          <w:rFonts w:cs="B Nazanin"/>
          <w:sz w:val="22"/>
          <w:szCs w:val="22"/>
          <w:rtl/>
        </w:rPr>
        <w:t xml:space="preserve"> </w:t>
      </w:r>
      <w:r w:rsidRPr="00BC43BE">
        <w:rPr>
          <w:rFonts w:cs="B Nazanin" w:hint="cs"/>
          <w:sz w:val="22"/>
          <w:szCs w:val="22"/>
          <w:rtl/>
        </w:rPr>
        <w:t>نیروی</w:t>
      </w:r>
      <w:r w:rsidRPr="00BC43BE">
        <w:rPr>
          <w:rFonts w:cs="B Nazanin"/>
          <w:sz w:val="22"/>
          <w:szCs w:val="22"/>
          <w:rtl/>
        </w:rPr>
        <w:t xml:space="preserve"> </w:t>
      </w:r>
      <w:r w:rsidRPr="00BC43BE">
        <w:rPr>
          <w:rFonts w:cs="B Nazanin" w:hint="cs"/>
          <w:sz w:val="22"/>
          <w:szCs w:val="22"/>
          <w:rtl/>
        </w:rPr>
        <w:t>زیاد</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نقطه</w:t>
      </w:r>
      <w:r w:rsidRPr="00BC43BE">
        <w:rPr>
          <w:rFonts w:cs="B Nazanin"/>
          <w:sz w:val="22"/>
          <w:szCs w:val="22"/>
          <w:rtl/>
        </w:rPr>
        <w:t xml:space="preserve"> </w:t>
      </w:r>
      <w:r w:rsidRPr="00BC43BE">
        <w:rPr>
          <w:rFonts w:cs="B Nazanin" w:hint="cs"/>
          <w:sz w:val="22"/>
          <w:szCs w:val="22"/>
          <w:rtl/>
        </w:rPr>
        <w:t>مرگ</w:t>
      </w:r>
      <w:r w:rsidRPr="00BC43BE">
        <w:rPr>
          <w:rFonts w:cs="B Nazanin"/>
          <w:sz w:val="22"/>
          <w:szCs w:val="22"/>
          <w:rtl/>
        </w:rPr>
        <w:t xml:space="preserve"> </w:t>
      </w:r>
      <w:r w:rsidRPr="00BC43BE">
        <w:rPr>
          <w:rFonts w:cs="B Nazanin" w:hint="cs"/>
          <w:sz w:val="22"/>
          <w:szCs w:val="22"/>
          <w:rtl/>
        </w:rPr>
        <w:t>پایین،</w:t>
      </w:r>
      <w:r w:rsidRPr="00BC43BE">
        <w:rPr>
          <w:rFonts w:cs="B Nazanin"/>
          <w:sz w:val="22"/>
          <w:szCs w:val="22"/>
          <w:rtl/>
        </w:rPr>
        <w:t xml:space="preserve"> </w:t>
      </w:r>
      <w:r w:rsidRPr="00BC43BE">
        <w:rPr>
          <w:rFonts w:cs="B Nazanin" w:hint="cs"/>
          <w:sz w:val="22"/>
          <w:szCs w:val="22"/>
          <w:rtl/>
        </w:rPr>
        <w:t>فضای</w:t>
      </w:r>
      <w:r w:rsidRPr="00BC43BE">
        <w:rPr>
          <w:rFonts w:cs="B Nazanin"/>
          <w:sz w:val="22"/>
          <w:szCs w:val="22"/>
          <w:rtl/>
        </w:rPr>
        <w:t xml:space="preserve"> </w:t>
      </w:r>
      <w:r w:rsidRPr="00BC43BE">
        <w:rPr>
          <w:rFonts w:cs="B Nazanin" w:hint="cs"/>
          <w:sz w:val="22"/>
          <w:szCs w:val="22"/>
          <w:rtl/>
        </w:rPr>
        <w:t>اشغال</w:t>
      </w:r>
      <w:r w:rsidRPr="00BC43BE">
        <w:rPr>
          <w:rFonts w:cs="B Nazanin"/>
          <w:sz w:val="22"/>
          <w:szCs w:val="22"/>
          <w:rtl/>
        </w:rPr>
        <w:t xml:space="preserve"> </w:t>
      </w:r>
      <w:r w:rsidRPr="00BC43BE">
        <w:rPr>
          <w:rFonts w:cs="B Nazanin" w:hint="cs"/>
          <w:sz w:val="22"/>
          <w:szCs w:val="22"/>
          <w:rtl/>
        </w:rPr>
        <w:t>شده</w:t>
      </w:r>
      <w:r w:rsidRPr="00BC43BE">
        <w:rPr>
          <w:rFonts w:cs="B Nazanin"/>
          <w:sz w:val="22"/>
          <w:szCs w:val="22"/>
          <w:rtl/>
        </w:rPr>
        <w:t xml:space="preserve"> </w:t>
      </w:r>
      <w:r w:rsidRPr="00BC43BE">
        <w:rPr>
          <w:rFonts w:cs="B Nazanin" w:hint="cs"/>
          <w:sz w:val="22"/>
          <w:szCs w:val="22"/>
          <w:rtl/>
        </w:rPr>
        <w:t>مناسب</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قابلیت</w:t>
      </w:r>
      <w:r w:rsidRPr="00BC43BE">
        <w:rPr>
          <w:rFonts w:cs="B Nazanin"/>
          <w:sz w:val="22"/>
          <w:szCs w:val="22"/>
          <w:rtl/>
        </w:rPr>
        <w:t xml:space="preserve"> </w:t>
      </w:r>
      <w:r w:rsidRPr="00BC43BE">
        <w:rPr>
          <w:rFonts w:cs="B Nazanin" w:hint="cs"/>
          <w:sz w:val="22"/>
          <w:szCs w:val="22"/>
          <w:rtl/>
        </w:rPr>
        <w:t>استفاده</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پرس‌های</w:t>
      </w:r>
      <w:r w:rsidRPr="00BC43BE">
        <w:rPr>
          <w:rFonts w:cs="B Nazanin"/>
          <w:sz w:val="22"/>
          <w:szCs w:val="22"/>
          <w:rtl/>
        </w:rPr>
        <w:t xml:space="preserve"> </w:t>
      </w:r>
      <w:r w:rsidRPr="00BC43BE">
        <w:rPr>
          <w:rFonts w:cs="B Nazanin" w:hint="cs"/>
          <w:sz w:val="22"/>
          <w:szCs w:val="22"/>
          <w:rtl/>
        </w:rPr>
        <w:t>دو</w:t>
      </w:r>
      <w:r w:rsidR="007811F1">
        <w:rPr>
          <w:rFonts w:cs="B Nazanin" w:hint="cs"/>
          <w:sz w:val="22"/>
          <w:szCs w:val="22"/>
          <w:rtl/>
        </w:rPr>
        <w:t>عمله</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مزایای</w:t>
      </w:r>
      <w:r w:rsidRPr="00BC43BE">
        <w:rPr>
          <w:rFonts w:cs="B Nazanin"/>
          <w:sz w:val="22"/>
          <w:szCs w:val="22"/>
          <w:rtl/>
        </w:rPr>
        <w:t xml:space="preserve"> </w:t>
      </w:r>
      <w:r w:rsidRPr="00BC43BE">
        <w:rPr>
          <w:rFonts w:cs="B Nazanin" w:hint="cs"/>
          <w:sz w:val="22"/>
          <w:szCs w:val="22"/>
          <w:rtl/>
        </w:rPr>
        <w:t>دیگر</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ارائه</w:t>
      </w:r>
      <w:r w:rsidRPr="00BC43BE">
        <w:rPr>
          <w:rFonts w:cs="B Nazanin"/>
          <w:sz w:val="22"/>
          <w:szCs w:val="22"/>
          <w:rtl/>
        </w:rPr>
        <w:t xml:space="preserve"> </w:t>
      </w:r>
      <w:r w:rsidRPr="00BC43BE">
        <w:rPr>
          <w:rFonts w:cs="B Nazanin" w:hint="cs"/>
          <w:sz w:val="22"/>
          <w:szCs w:val="22"/>
          <w:rtl/>
        </w:rPr>
        <w:lastRenderedPageBreak/>
        <w:t>شده</w:t>
      </w:r>
      <w:r w:rsidRPr="00BC43BE">
        <w:rPr>
          <w:rFonts w:cs="B Nazanin"/>
          <w:sz w:val="22"/>
          <w:szCs w:val="22"/>
          <w:rtl/>
        </w:rPr>
        <w:t xml:space="preserve"> </w:t>
      </w:r>
      <w:r w:rsidRPr="00BC43BE">
        <w:rPr>
          <w:rFonts w:cs="B Nazanin" w:hint="cs"/>
          <w:sz w:val="22"/>
          <w:szCs w:val="22"/>
          <w:rtl/>
        </w:rPr>
        <w:t>هستند</w:t>
      </w:r>
      <w:r w:rsidR="00D04B92" w:rsidRPr="00BC43BE">
        <w:rPr>
          <w:rFonts w:cs="B Nazanin"/>
          <w:sz w:val="22"/>
          <w:szCs w:val="22"/>
          <w:rtl/>
        </w:rPr>
        <w:t>[</w:t>
      </w:r>
      <w:r w:rsidR="00D57C03">
        <w:rPr>
          <w:rFonts w:cs="B Nazanin" w:hint="cs"/>
          <w:sz w:val="22"/>
          <w:szCs w:val="22"/>
          <w:rtl/>
        </w:rPr>
        <w:t>6</w:t>
      </w:r>
      <w:r w:rsidR="00D04B92" w:rsidRPr="00BC43BE">
        <w:rPr>
          <w:rFonts w:cs="B Nazanin"/>
          <w:sz w:val="22"/>
          <w:szCs w:val="22"/>
          <w:rtl/>
        </w:rPr>
        <w:t>]</w:t>
      </w:r>
      <w:r w:rsidRPr="00BC43BE">
        <w:rPr>
          <w:rFonts w:cs="B Nazanin"/>
          <w:sz w:val="22"/>
          <w:szCs w:val="22"/>
          <w:rtl/>
        </w:rPr>
        <w:t xml:space="preserve">. </w:t>
      </w:r>
      <w:r w:rsidRPr="00BC43BE">
        <w:rPr>
          <w:rFonts w:cs="B Nazanin" w:hint="cs"/>
          <w:sz w:val="22"/>
          <w:szCs w:val="22"/>
          <w:rtl/>
        </w:rPr>
        <w:t>تسو</w:t>
      </w:r>
      <w:r w:rsidR="00061863">
        <w:rPr>
          <w:rStyle w:val="FootnoteReference"/>
          <w:rFonts w:cs="B Nazanin"/>
          <w:sz w:val="22"/>
          <w:szCs w:val="22"/>
          <w:rtl/>
        </w:rPr>
        <w:footnoteReference w:id="11"/>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لیانگ</w:t>
      </w:r>
      <w:r w:rsidR="00061863">
        <w:rPr>
          <w:rStyle w:val="FootnoteReference"/>
          <w:rFonts w:cs="B Nazanin"/>
          <w:sz w:val="22"/>
          <w:szCs w:val="22"/>
          <w:rtl/>
        </w:rPr>
        <w:footnoteReference w:id="12"/>
      </w:r>
      <w:r w:rsidRPr="00BC43BE">
        <w:rPr>
          <w:rFonts w:cs="B Nazanin"/>
          <w:sz w:val="22"/>
          <w:szCs w:val="22"/>
          <w:rtl/>
        </w:rPr>
        <w:t xml:space="preserve">  </w:t>
      </w:r>
      <w:r w:rsidRPr="00BC43BE">
        <w:rPr>
          <w:rFonts w:cs="B Nazanin" w:hint="cs"/>
          <w:sz w:val="22"/>
          <w:szCs w:val="22"/>
          <w:rtl/>
        </w:rPr>
        <w:t>نیز</w:t>
      </w:r>
      <w:r w:rsidRPr="00BC43BE">
        <w:rPr>
          <w:rFonts w:cs="B Nazanin"/>
          <w:sz w:val="22"/>
          <w:szCs w:val="22"/>
          <w:rtl/>
        </w:rPr>
        <w:t xml:space="preserve"> </w:t>
      </w:r>
      <w:r w:rsidRPr="00BC43BE">
        <w:rPr>
          <w:rFonts w:cs="B Nazanin" w:hint="cs"/>
          <w:sz w:val="22"/>
          <w:szCs w:val="22"/>
          <w:rtl/>
        </w:rPr>
        <w:t>تحقیقات</w:t>
      </w:r>
      <w:r w:rsidRPr="00BC43BE">
        <w:rPr>
          <w:rFonts w:cs="B Nazanin"/>
          <w:sz w:val="22"/>
          <w:szCs w:val="22"/>
          <w:rtl/>
        </w:rPr>
        <w:t xml:space="preserve"> </w:t>
      </w:r>
      <w:r w:rsidRPr="00BC43BE">
        <w:rPr>
          <w:rFonts w:cs="B Nazanin" w:hint="cs"/>
          <w:sz w:val="22"/>
          <w:szCs w:val="22"/>
          <w:rtl/>
        </w:rPr>
        <w:t>فراوانی</w:t>
      </w:r>
      <w:r w:rsidRPr="00BC43BE">
        <w:rPr>
          <w:rFonts w:cs="B Nazanin"/>
          <w:sz w:val="22"/>
          <w:szCs w:val="22"/>
          <w:rtl/>
        </w:rPr>
        <w:t xml:space="preserve"> </w:t>
      </w:r>
      <w:r w:rsidRPr="00BC43BE">
        <w:rPr>
          <w:rFonts w:cs="B Nazanin" w:hint="cs"/>
          <w:sz w:val="22"/>
          <w:szCs w:val="22"/>
          <w:rtl/>
        </w:rPr>
        <w:t>برروی</w:t>
      </w:r>
      <w:r w:rsidRPr="00BC43BE">
        <w:rPr>
          <w:rFonts w:cs="B Nazanin"/>
          <w:sz w:val="22"/>
          <w:szCs w:val="22"/>
          <w:rtl/>
        </w:rPr>
        <w:t xml:space="preserve"> </w:t>
      </w:r>
      <w:r w:rsidRPr="00BC43BE">
        <w:rPr>
          <w:rFonts w:cs="B Nazanin" w:hint="cs"/>
          <w:sz w:val="22"/>
          <w:szCs w:val="22"/>
          <w:rtl/>
        </w:rPr>
        <w:t>مکانیزم‌های</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کردند</w:t>
      </w:r>
      <w:r w:rsidRPr="00BC43BE">
        <w:rPr>
          <w:rFonts w:cs="B Nazanin"/>
          <w:sz w:val="22"/>
          <w:szCs w:val="22"/>
          <w:rtl/>
        </w:rPr>
        <w:t xml:space="preserve">. </w:t>
      </w:r>
      <w:r w:rsidRPr="00BC43BE">
        <w:rPr>
          <w:rFonts w:cs="B Nazanin" w:hint="cs"/>
          <w:sz w:val="22"/>
          <w:szCs w:val="22"/>
          <w:rtl/>
        </w:rPr>
        <w:t>این</w:t>
      </w:r>
      <w:r w:rsidRPr="00BC43BE">
        <w:rPr>
          <w:rFonts w:cs="B Nazanin"/>
          <w:sz w:val="22"/>
          <w:szCs w:val="22"/>
          <w:rtl/>
        </w:rPr>
        <w:t xml:space="preserve"> </w:t>
      </w:r>
      <w:r w:rsidRPr="00BC43BE">
        <w:rPr>
          <w:rFonts w:cs="B Nazanin" w:hint="cs"/>
          <w:sz w:val="22"/>
          <w:szCs w:val="22"/>
          <w:rtl/>
        </w:rPr>
        <w:t>تحقیقات</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جهت</w:t>
      </w:r>
      <w:r w:rsidRPr="00BC43BE">
        <w:rPr>
          <w:rFonts w:cs="B Nazanin"/>
          <w:sz w:val="22"/>
          <w:szCs w:val="22"/>
          <w:rtl/>
        </w:rPr>
        <w:t xml:space="preserve"> </w:t>
      </w:r>
      <w:r w:rsidRPr="00BC43BE">
        <w:rPr>
          <w:rFonts w:cs="B Nazanin" w:hint="cs"/>
          <w:sz w:val="22"/>
          <w:szCs w:val="22"/>
          <w:rtl/>
        </w:rPr>
        <w:t>رسیدن</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مکانیزمی</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سرعت</w:t>
      </w:r>
      <w:r w:rsidRPr="00BC43BE">
        <w:rPr>
          <w:rFonts w:cs="B Nazanin"/>
          <w:sz w:val="22"/>
          <w:szCs w:val="22"/>
          <w:rtl/>
        </w:rPr>
        <w:t xml:space="preserve"> </w:t>
      </w:r>
      <w:r w:rsidRPr="00BC43BE">
        <w:rPr>
          <w:rFonts w:cs="B Nazanin" w:hint="cs"/>
          <w:sz w:val="22"/>
          <w:szCs w:val="22"/>
          <w:rtl/>
        </w:rPr>
        <w:t>فرم‌دهی</w:t>
      </w:r>
      <w:r w:rsidRPr="00BC43BE">
        <w:rPr>
          <w:rFonts w:cs="B Nazanin"/>
          <w:sz w:val="22"/>
          <w:szCs w:val="22"/>
          <w:rtl/>
        </w:rPr>
        <w:t xml:space="preserve"> </w:t>
      </w:r>
      <w:r w:rsidRPr="00BC43BE">
        <w:rPr>
          <w:rFonts w:cs="B Nazanin" w:hint="cs"/>
          <w:sz w:val="22"/>
          <w:szCs w:val="22"/>
          <w:rtl/>
        </w:rPr>
        <w:t>پایین</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زمان</w:t>
      </w:r>
      <w:r>
        <w:rPr>
          <w:rFonts w:cs="B Nazanin" w:hint="cs"/>
          <w:rtl/>
        </w:rPr>
        <w:t xml:space="preserve"> ماندن در نقطه سکون</w:t>
      </w:r>
      <w:r w:rsidRPr="00BC43BE">
        <w:rPr>
          <w:rFonts w:cs="B Nazanin"/>
          <w:sz w:val="22"/>
          <w:szCs w:val="22"/>
          <w:rtl/>
        </w:rPr>
        <w:t xml:space="preserve"> </w:t>
      </w:r>
      <w:r w:rsidRPr="00BC43BE">
        <w:rPr>
          <w:rFonts w:cs="B Nazanin" w:hint="cs"/>
          <w:sz w:val="22"/>
          <w:szCs w:val="22"/>
          <w:rtl/>
        </w:rPr>
        <w:t>طولانی</w:t>
      </w:r>
      <w:r w:rsidRPr="00BC43BE">
        <w:rPr>
          <w:rFonts w:cs="B Nazanin"/>
          <w:sz w:val="22"/>
          <w:szCs w:val="22"/>
          <w:rtl/>
        </w:rPr>
        <w:t xml:space="preserve"> </w:t>
      </w:r>
      <w:r w:rsidRPr="00BC43BE">
        <w:rPr>
          <w:rFonts w:cs="B Nazanin" w:hint="cs"/>
          <w:sz w:val="22"/>
          <w:szCs w:val="22"/>
          <w:rtl/>
        </w:rPr>
        <w:t>بود</w:t>
      </w:r>
      <w:r w:rsidRPr="00BC43BE">
        <w:rPr>
          <w:rFonts w:cs="B Nazanin"/>
          <w:sz w:val="22"/>
          <w:szCs w:val="22"/>
          <w:rtl/>
        </w:rPr>
        <w:t xml:space="preserve">. </w:t>
      </w:r>
      <w:r w:rsidRPr="00BC43BE">
        <w:rPr>
          <w:rFonts w:cs="B Nazanin" w:hint="cs"/>
          <w:sz w:val="22"/>
          <w:szCs w:val="22"/>
          <w:rtl/>
        </w:rPr>
        <w:t>آنها</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نهایت</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مکانیزمی</w:t>
      </w:r>
      <w:r w:rsidRPr="00BC43BE">
        <w:rPr>
          <w:rFonts w:cs="B Nazanin"/>
          <w:sz w:val="22"/>
          <w:szCs w:val="22"/>
          <w:rtl/>
        </w:rPr>
        <w:t xml:space="preserve"> 9 </w:t>
      </w:r>
      <w:r w:rsidRPr="00BC43BE">
        <w:rPr>
          <w:rFonts w:cs="B Nazanin" w:hint="cs"/>
          <w:sz w:val="22"/>
          <w:szCs w:val="22"/>
          <w:rtl/>
        </w:rPr>
        <w:t>رابط</w:t>
      </w:r>
      <w:r w:rsidRPr="00BC43BE">
        <w:rPr>
          <w:rFonts w:cs="B Nazanin"/>
          <w:sz w:val="22"/>
          <w:szCs w:val="22"/>
          <w:rtl/>
        </w:rPr>
        <w:t xml:space="preserve"> </w:t>
      </w:r>
      <w:r w:rsidRPr="00BC43BE">
        <w:rPr>
          <w:rFonts w:cs="B Nazanin" w:hint="cs"/>
          <w:sz w:val="22"/>
          <w:szCs w:val="22"/>
          <w:rtl/>
        </w:rPr>
        <w:t>میرسند</w:t>
      </w:r>
      <w:r w:rsidRPr="00BC43BE">
        <w:rPr>
          <w:rFonts w:cs="B Nazanin"/>
          <w:sz w:val="22"/>
          <w:szCs w:val="22"/>
          <w:rtl/>
        </w:rPr>
        <w:t xml:space="preserve"> </w:t>
      </w:r>
      <w:r w:rsidRPr="00BC43BE">
        <w:rPr>
          <w:rFonts w:cs="B Nazanin" w:hint="cs"/>
          <w:sz w:val="22"/>
          <w:szCs w:val="22"/>
          <w:rtl/>
        </w:rPr>
        <w:t>که</w:t>
      </w:r>
      <w:r w:rsidRPr="00BC43BE">
        <w:rPr>
          <w:rFonts w:cs="B Nazanin"/>
          <w:sz w:val="22"/>
          <w:szCs w:val="22"/>
          <w:rtl/>
        </w:rPr>
        <w:t xml:space="preserve"> </w:t>
      </w:r>
      <w:r w:rsidRPr="00BC43BE">
        <w:rPr>
          <w:rFonts w:cs="B Nazanin" w:hint="cs"/>
          <w:sz w:val="22"/>
          <w:szCs w:val="22"/>
          <w:rtl/>
        </w:rPr>
        <w:t>توانایی</w:t>
      </w:r>
      <w:r w:rsidRPr="00BC43BE">
        <w:rPr>
          <w:rFonts w:cs="B Nazanin"/>
          <w:sz w:val="22"/>
          <w:szCs w:val="22"/>
          <w:rtl/>
        </w:rPr>
        <w:t xml:space="preserve"> </w:t>
      </w:r>
      <w:r w:rsidRPr="00BC43BE">
        <w:rPr>
          <w:rFonts w:cs="B Nazanin" w:hint="cs"/>
          <w:sz w:val="22"/>
          <w:szCs w:val="22"/>
          <w:rtl/>
        </w:rPr>
        <w:t>بالایی</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انتقال</w:t>
      </w:r>
      <w:r w:rsidRPr="00BC43BE">
        <w:rPr>
          <w:rFonts w:cs="B Nazanin"/>
          <w:sz w:val="22"/>
          <w:szCs w:val="22"/>
          <w:rtl/>
        </w:rPr>
        <w:t xml:space="preserve"> </w:t>
      </w:r>
      <w:r w:rsidRPr="00BC43BE">
        <w:rPr>
          <w:rFonts w:cs="B Nazanin" w:hint="cs"/>
          <w:sz w:val="22"/>
          <w:szCs w:val="22"/>
          <w:rtl/>
        </w:rPr>
        <w:t>نیرو</w:t>
      </w:r>
      <w:r w:rsidRPr="00BC43BE">
        <w:rPr>
          <w:rFonts w:cs="B Nazanin"/>
          <w:sz w:val="22"/>
          <w:szCs w:val="22"/>
          <w:rtl/>
        </w:rPr>
        <w:t xml:space="preserve"> </w:t>
      </w:r>
      <w:r w:rsidRPr="00BC43BE">
        <w:rPr>
          <w:rFonts w:cs="B Nazanin" w:hint="cs"/>
          <w:sz w:val="22"/>
          <w:szCs w:val="22"/>
          <w:rtl/>
        </w:rPr>
        <w:t>دارد</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نقطه</w:t>
      </w:r>
      <w:r w:rsidRPr="00BC43BE">
        <w:rPr>
          <w:rFonts w:cs="B Nazanin"/>
          <w:sz w:val="22"/>
          <w:szCs w:val="22"/>
          <w:rtl/>
        </w:rPr>
        <w:t xml:space="preserve"> </w:t>
      </w:r>
      <w:r w:rsidRPr="00BC43BE">
        <w:rPr>
          <w:rFonts w:cs="B Nazanin" w:hint="cs"/>
          <w:sz w:val="22"/>
          <w:szCs w:val="22"/>
          <w:rtl/>
        </w:rPr>
        <w:t>مرگ</w:t>
      </w:r>
      <w:r w:rsidRPr="00BC43BE">
        <w:rPr>
          <w:rFonts w:cs="B Nazanin"/>
          <w:sz w:val="22"/>
          <w:szCs w:val="22"/>
          <w:rtl/>
        </w:rPr>
        <w:t xml:space="preserve"> </w:t>
      </w:r>
      <w:r w:rsidRPr="00BC43BE">
        <w:rPr>
          <w:rFonts w:cs="B Nazanin" w:hint="cs"/>
          <w:sz w:val="22"/>
          <w:szCs w:val="22"/>
          <w:rtl/>
        </w:rPr>
        <w:t>پایین</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پایداری</w:t>
      </w:r>
      <w:r w:rsidRPr="00BC43BE">
        <w:rPr>
          <w:rFonts w:cs="B Nazanin"/>
          <w:sz w:val="22"/>
          <w:szCs w:val="22"/>
          <w:rtl/>
        </w:rPr>
        <w:t xml:space="preserve"> </w:t>
      </w:r>
      <w:r w:rsidRPr="00BC43BE">
        <w:rPr>
          <w:rFonts w:cs="B Nazanin" w:hint="cs"/>
          <w:sz w:val="22"/>
          <w:szCs w:val="22"/>
          <w:rtl/>
        </w:rPr>
        <w:t>قابل</w:t>
      </w:r>
      <w:r w:rsidRPr="00BC43BE">
        <w:rPr>
          <w:rFonts w:cs="B Nazanin"/>
          <w:sz w:val="22"/>
          <w:szCs w:val="22"/>
          <w:rtl/>
        </w:rPr>
        <w:t xml:space="preserve"> </w:t>
      </w:r>
      <w:r w:rsidRPr="00BC43BE">
        <w:rPr>
          <w:rFonts w:cs="B Nazanin" w:hint="cs"/>
          <w:sz w:val="22"/>
          <w:szCs w:val="22"/>
          <w:rtl/>
        </w:rPr>
        <w:t>قبولی</w:t>
      </w:r>
      <w:r w:rsidRPr="00BC43BE">
        <w:rPr>
          <w:rFonts w:cs="B Nazanin"/>
          <w:sz w:val="22"/>
          <w:szCs w:val="22"/>
          <w:rtl/>
        </w:rPr>
        <w:t xml:space="preserve"> </w:t>
      </w:r>
      <w:r w:rsidRPr="00BC43BE">
        <w:rPr>
          <w:rFonts w:cs="B Nazanin" w:hint="cs"/>
          <w:sz w:val="22"/>
          <w:szCs w:val="22"/>
          <w:rtl/>
        </w:rPr>
        <w:t>ارائه</w:t>
      </w:r>
      <w:r w:rsidRPr="00BC43BE">
        <w:rPr>
          <w:rFonts w:cs="B Nazanin"/>
          <w:sz w:val="22"/>
          <w:szCs w:val="22"/>
          <w:rtl/>
        </w:rPr>
        <w:t xml:space="preserve"> </w:t>
      </w:r>
      <w:r w:rsidRPr="00BC43BE">
        <w:rPr>
          <w:rFonts w:cs="B Nazanin" w:hint="cs"/>
          <w:sz w:val="22"/>
          <w:szCs w:val="22"/>
          <w:rtl/>
        </w:rPr>
        <w:t>می‌دهد</w:t>
      </w:r>
      <w:r w:rsidR="00D57C03">
        <w:rPr>
          <w:rFonts w:cs="B Nazanin" w:hint="cs"/>
          <w:sz w:val="22"/>
          <w:szCs w:val="22"/>
          <w:rtl/>
        </w:rPr>
        <w:t>[7].</w:t>
      </w:r>
    </w:p>
    <w:p w:rsidR="00D51576" w:rsidRPr="00BC43BE" w:rsidRDefault="00D51576" w:rsidP="00217F5B">
      <w:pPr>
        <w:bidi/>
        <w:rPr>
          <w:rFonts w:cs="B Nazanin"/>
          <w:sz w:val="22"/>
          <w:szCs w:val="22"/>
          <w:rtl/>
        </w:rPr>
      </w:pPr>
      <w:r w:rsidRPr="00BC43BE">
        <w:rPr>
          <w:rFonts w:cs="B Nazanin" w:hint="cs"/>
          <w:sz w:val="22"/>
          <w:szCs w:val="22"/>
          <w:rtl/>
        </w:rPr>
        <w:t>یوسیفون</w:t>
      </w:r>
      <w:r w:rsidR="00241F97">
        <w:rPr>
          <w:rStyle w:val="FootnoteReference"/>
          <w:rFonts w:cs="B Nazanin"/>
          <w:sz w:val="22"/>
          <w:szCs w:val="22"/>
          <w:rtl/>
        </w:rPr>
        <w:footnoteReference w:id="13"/>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شیوپوری</w:t>
      </w:r>
      <w:r w:rsidR="00241F97">
        <w:rPr>
          <w:rStyle w:val="FootnoteReference"/>
          <w:rFonts w:cs="B Nazanin"/>
          <w:sz w:val="22"/>
          <w:szCs w:val="22"/>
          <w:rtl/>
        </w:rPr>
        <w:footnoteReference w:id="14"/>
      </w:r>
      <w:r w:rsidRPr="00BC43BE">
        <w:rPr>
          <w:rFonts w:cs="B Nazanin"/>
          <w:sz w:val="22"/>
          <w:szCs w:val="22"/>
          <w:rtl/>
        </w:rPr>
        <w:t xml:space="preserve"> </w:t>
      </w:r>
      <w:r w:rsidRPr="00BC43BE">
        <w:rPr>
          <w:rFonts w:cs="B Nazanin" w:hint="cs"/>
          <w:sz w:val="22"/>
          <w:szCs w:val="22"/>
          <w:rtl/>
        </w:rPr>
        <w:t>مکانیزم‌های</w:t>
      </w:r>
      <w:r w:rsidRPr="00BC43BE">
        <w:rPr>
          <w:rFonts w:cs="B Nazanin"/>
          <w:sz w:val="22"/>
          <w:szCs w:val="22"/>
          <w:rtl/>
        </w:rPr>
        <w:t xml:space="preserve"> </w:t>
      </w:r>
      <w:r w:rsidRPr="00BC43BE">
        <w:rPr>
          <w:rFonts w:cs="B Nazanin" w:hint="cs"/>
          <w:sz w:val="22"/>
          <w:szCs w:val="22"/>
          <w:rtl/>
        </w:rPr>
        <w:t>سینماتیکی</w:t>
      </w:r>
      <w:r w:rsidRPr="00BC43BE">
        <w:rPr>
          <w:rFonts w:cs="B Nazanin"/>
          <w:sz w:val="22"/>
          <w:szCs w:val="22"/>
          <w:rtl/>
        </w:rPr>
        <w:t xml:space="preserve"> </w:t>
      </w:r>
      <w:r w:rsidRPr="00BC43BE">
        <w:rPr>
          <w:rFonts w:cs="B Nazanin" w:hint="cs"/>
          <w:sz w:val="22"/>
          <w:szCs w:val="22"/>
          <w:rtl/>
        </w:rPr>
        <w:t>مختلفی</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برای</w:t>
      </w:r>
      <w:r w:rsidRPr="00BC43BE">
        <w:rPr>
          <w:rFonts w:cs="B Nazanin"/>
          <w:sz w:val="22"/>
          <w:szCs w:val="22"/>
          <w:rtl/>
        </w:rPr>
        <w:t xml:space="preserve"> </w:t>
      </w:r>
      <w:r w:rsidRPr="00BC43BE">
        <w:rPr>
          <w:rFonts w:cs="B Nazanin" w:hint="cs"/>
          <w:sz w:val="22"/>
          <w:szCs w:val="22"/>
          <w:rtl/>
        </w:rPr>
        <w:t>راه‌اندازی</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دو</w:t>
      </w:r>
      <w:r w:rsidR="007811F1">
        <w:rPr>
          <w:rFonts w:cs="B Nazanin" w:hint="cs"/>
          <w:sz w:val="22"/>
          <w:szCs w:val="22"/>
          <w:rtl/>
        </w:rPr>
        <w:t>عمله</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کار</w:t>
      </w:r>
      <w:r w:rsidRPr="00BC43BE">
        <w:rPr>
          <w:rFonts w:cs="B Nazanin"/>
          <w:sz w:val="22"/>
          <w:szCs w:val="22"/>
          <w:rtl/>
        </w:rPr>
        <w:t xml:space="preserve"> </w:t>
      </w:r>
      <w:r w:rsidRPr="00BC43BE">
        <w:rPr>
          <w:rFonts w:cs="B Nazanin" w:hint="cs"/>
          <w:sz w:val="22"/>
          <w:szCs w:val="22"/>
          <w:rtl/>
        </w:rPr>
        <w:t>بردند</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نهایت</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مکانیزمی</w:t>
      </w:r>
      <w:r w:rsidRPr="00BC43BE">
        <w:rPr>
          <w:rFonts w:cs="B Nazanin"/>
          <w:sz w:val="22"/>
          <w:szCs w:val="22"/>
          <w:rtl/>
        </w:rPr>
        <w:t xml:space="preserve"> </w:t>
      </w:r>
      <w:r w:rsidRPr="00BC43BE">
        <w:rPr>
          <w:rFonts w:cs="B Nazanin" w:hint="cs"/>
          <w:sz w:val="22"/>
          <w:szCs w:val="22"/>
          <w:rtl/>
        </w:rPr>
        <w:t>دست</w:t>
      </w:r>
      <w:r w:rsidRPr="00BC43BE">
        <w:rPr>
          <w:rFonts w:cs="B Nazanin"/>
          <w:sz w:val="22"/>
          <w:szCs w:val="22"/>
          <w:rtl/>
        </w:rPr>
        <w:t xml:space="preserve"> </w:t>
      </w:r>
      <w:r w:rsidRPr="00BC43BE">
        <w:rPr>
          <w:rFonts w:cs="B Nazanin" w:hint="cs"/>
          <w:sz w:val="22"/>
          <w:szCs w:val="22"/>
          <w:rtl/>
        </w:rPr>
        <w:t>یافتند</w:t>
      </w:r>
      <w:r w:rsidRPr="00BC43BE">
        <w:rPr>
          <w:rFonts w:cs="B Nazanin"/>
          <w:sz w:val="22"/>
          <w:szCs w:val="22"/>
          <w:rtl/>
        </w:rPr>
        <w:t xml:space="preserve"> </w:t>
      </w:r>
      <w:r w:rsidRPr="00BC43BE">
        <w:rPr>
          <w:rFonts w:cs="B Nazanin" w:hint="cs"/>
          <w:sz w:val="22"/>
          <w:szCs w:val="22"/>
          <w:rtl/>
        </w:rPr>
        <w:t>که</w:t>
      </w:r>
      <w:r w:rsidRPr="00BC43BE">
        <w:rPr>
          <w:rFonts w:cs="B Nazanin"/>
          <w:sz w:val="22"/>
          <w:szCs w:val="22"/>
          <w:rtl/>
        </w:rPr>
        <w:t xml:space="preserve"> </w:t>
      </w:r>
      <w:r w:rsidRPr="00BC43BE">
        <w:rPr>
          <w:rFonts w:cs="B Nazanin" w:hint="cs"/>
          <w:sz w:val="22"/>
          <w:szCs w:val="22"/>
          <w:rtl/>
        </w:rPr>
        <w:t>باعث</w:t>
      </w:r>
      <w:r w:rsidRPr="00BC43BE">
        <w:rPr>
          <w:rFonts w:cs="B Nazanin"/>
          <w:sz w:val="22"/>
          <w:szCs w:val="22"/>
          <w:rtl/>
        </w:rPr>
        <w:t xml:space="preserve"> </w:t>
      </w:r>
      <w:r w:rsidRPr="00BC43BE">
        <w:rPr>
          <w:rFonts w:cs="B Nazanin" w:hint="cs"/>
          <w:sz w:val="22"/>
          <w:szCs w:val="22"/>
          <w:rtl/>
        </w:rPr>
        <w:t>می‌شود</w:t>
      </w:r>
      <w:r w:rsidRPr="00BC43BE">
        <w:rPr>
          <w:rFonts w:cs="B Nazanin"/>
          <w:sz w:val="22"/>
          <w:szCs w:val="22"/>
          <w:rtl/>
        </w:rPr>
        <w:t xml:space="preserve"> </w:t>
      </w:r>
      <w:r w:rsidRPr="00BC43BE">
        <w:rPr>
          <w:rFonts w:cs="B Nazanin" w:hint="cs"/>
          <w:sz w:val="22"/>
          <w:szCs w:val="22"/>
          <w:rtl/>
        </w:rPr>
        <w:t>لغزنده</w:t>
      </w:r>
      <w:r w:rsidRPr="00BC43BE">
        <w:rPr>
          <w:rFonts w:cs="B Nazanin"/>
          <w:sz w:val="22"/>
          <w:szCs w:val="22"/>
          <w:rtl/>
        </w:rPr>
        <w:t xml:space="preserve"> </w:t>
      </w:r>
      <w:r w:rsidR="00CE5485">
        <w:rPr>
          <w:rFonts w:cs="B Nazanin" w:hint="cs"/>
          <w:sz w:val="22"/>
          <w:szCs w:val="22"/>
          <w:rtl/>
        </w:rPr>
        <w:t>سنبه</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طول</w:t>
      </w:r>
      <w:r w:rsidRPr="00BC43BE">
        <w:rPr>
          <w:rFonts w:cs="B Nazanin"/>
          <w:sz w:val="22"/>
          <w:szCs w:val="22"/>
          <w:rtl/>
        </w:rPr>
        <w:t xml:space="preserve"> </w:t>
      </w:r>
      <w:r w:rsidRPr="00BC43BE">
        <w:rPr>
          <w:rFonts w:cs="B Nazanin" w:hint="cs"/>
          <w:sz w:val="22"/>
          <w:szCs w:val="22"/>
          <w:rtl/>
        </w:rPr>
        <w:t>فرآیند</w:t>
      </w:r>
      <w:r w:rsidRPr="00BC43BE">
        <w:rPr>
          <w:rFonts w:cs="B Nazanin"/>
          <w:sz w:val="22"/>
          <w:szCs w:val="22"/>
          <w:rtl/>
        </w:rPr>
        <w:t xml:space="preserve"> </w:t>
      </w:r>
      <w:r w:rsidRPr="00BC43BE">
        <w:rPr>
          <w:rFonts w:cs="B Nazanin" w:hint="cs"/>
          <w:sz w:val="22"/>
          <w:szCs w:val="22"/>
          <w:rtl/>
        </w:rPr>
        <w:t>شکل‌دهی</w:t>
      </w:r>
      <w:r w:rsidRPr="00BC43BE">
        <w:rPr>
          <w:rFonts w:cs="B Nazanin"/>
          <w:sz w:val="22"/>
          <w:szCs w:val="22"/>
          <w:rtl/>
        </w:rPr>
        <w:t xml:space="preserve"> </w:t>
      </w:r>
      <w:r w:rsidRPr="00BC43BE">
        <w:rPr>
          <w:rFonts w:cs="B Nazanin" w:hint="cs"/>
          <w:sz w:val="22"/>
          <w:szCs w:val="22"/>
          <w:rtl/>
        </w:rPr>
        <w:t>ورق،</w:t>
      </w:r>
      <w:r w:rsidRPr="00BC43BE">
        <w:rPr>
          <w:rFonts w:cs="B Nazanin"/>
          <w:sz w:val="22"/>
          <w:szCs w:val="22"/>
          <w:rtl/>
        </w:rPr>
        <w:t xml:space="preserve"> </w:t>
      </w:r>
      <w:r w:rsidRPr="00BC43BE">
        <w:rPr>
          <w:rFonts w:cs="B Nazanin" w:hint="cs"/>
          <w:sz w:val="22"/>
          <w:szCs w:val="22"/>
          <w:rtl/>
        </w:rPr>
        <w:t>نیروی</w:t>
      </w:r>
      <w:r w:rsidRPr="00BC43BE">
        <w:rPr>
          <w:rFonts w:cs="B Nazanin"/>
          <w:sz w:val="22"/>
          <w:szCs w:val="22"/>
          <w:rtl/>
        </w:rPr>
        <w:t xml:space="preserve"> </w:t>
      </w:r>
      <w:r w:rsidRPr="00BC43BE">
        <w:rPr>
          <w:rFonts w:cs="B Nazanin" w:hint="cs"/>
          <w:sz w:val="22"/>
          <w:szCs w:val="22"/>
          <w:rtl/>
        </w:rPr>
        <w:t>ثابتی</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ورق</w:t>
      </w:r>
      <w:r w:rsidRPr="00BC43BE">
        <w:rPr>
          <w:rFonts w:cs="B Nazanin"/>
          <w:sz w:val="22"/>
          <w:szCs w:val="22"/>
          <w:rtl/>
        </w:rPr>
        <w:t xml:space="preserve"> </w:t>
      </w:r>
      <w:r w:rsidRPr="00BC43BE">
        <w:rPr>
          <w:rFonts w:cs="B Nazanin" w:hint="cs"/>
          <w:sz w:val="22"/>
          <w:szCs w:val="22"/>
          <w:rtl/>
        </w:rPr>
        <w:t>اعمال</w:t>
      </w:r>
      <w:r w:rsidRPr="00BC43BE">
        <w:rPr>
          <w:rFonts w:cs="B Nazanin"/>
          <w:sz w:val="22"/>
          <w:szCs w:val="22"/>
          <w:rtl/>
        </w:rPr>
        <w:t xml:space="preserve"> </w:t>
      </w:r>
      <w:r w:rsidRPr="00BC43BE">
        <w:rPr>
          <w:rFonts w:cs="B Nazanin" w:hint="cs"/>
          <w:sz w:val="22"/>
          <w:szCs w:val="22"/>
          <w:rtl/>
        </w:rPr>
        <w:t>کند</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بدین</w:t>
      </w:r>
      <w:r w:rsidRPr="00BC43BE">
        <w:rPr>
          <w:rFonts w:cs="B Nazanin"/>
          <w:sz w:val="22"/>
          <w:szCs w:val="22"/>
          <w:rtl/>
        </w:rPr>
        <w:t xml:space="preserve"> </w:t>
      </w:r>
      <w:r w:rsidRPr="00BC43BE">
        <w:rPr>
          <w:rFonts w:cs="B Nazanin" w:hint="cs"/>
          <w:sz w:val="22"/>
          <w:szCs w:val="22"/>
          <w:rtl/>
        </w:rPr>
        <w:t>ترتیب</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مکانیکی</w:t>
      </w:r>
      <w:r w:rsidRPr="00BC43BE">
        <w:rPr>
          <w:rFonts w:cs="B Nazanin"/>
          <w:sz w:val="22"/>
          <w:szCs w:val="22"/>
          <w:rtl/>
        </w:rPr>
        <w:t xml:space="preserve"> </w:t>
      </w:r>
      <w:r w:rsidR="00217F5B">
        <w:rPr>
          <w:rFonts w:cs="B Nazanin" w:hint="cs"/>
          <w:rtl/>
        </w:rPr>
        <w:t>را</w:t>
      </w:r>
      <w:r w:rsidR="00217F5B" w:rsidRPr="00BC43BE">
        <w:rPr>
          <w:rFonts w:cs="B Nazanin" w:hint="cs"/>
          <w:sz w:val="22"/>
          <w:szCs w:val="22"/>
          <w:rtl/>
        </w:rPr>
        <w:t xml:space="preserve"> </w:t>
      </w:r>
      <w:r w:rsidRPr="00BC43BE">
        <w:rPr>
          <w:rFonts w:cs="B Nazanin" w:hint="cs"/>
          <w:sz w:val="22"/>
          <w:szCs w:val="22"/>
          <w:rtl/>
        </w:rPr>
        <w:t>برای</w:t>
      </w:r>
      <w:r>
        <w:rPr>
          <w:rFonts w:cs="B Nazanin" w:hint="cs"/>
          <w:rtl/>
        </w:rPr>
        <w:t xml:space="preserve"> </w:t>
      </w:r>
      <w:r w:rsidRPr="00BC43BE">
        <w:rPr>
          <w:rFonts w:cs="B Nazanin" w:hint="cs"/>
          <w:sz w:val="22"/>
          <w:szCs w:val="22"/>
          <w:rtl/>
        </w:rPr>
        <w:t>فرآیندهایی</w:t>
      </w:r>
      <w:r w:rsidRPr="00BC43BE">
        <w:rPr>
          <w:rFonts w:cs="B Nazanin"/>
          <w:sz w:val="22"/>
          <w:szCs w:val="22"/>
          <w:rtl/>
        </w:rPr>
        <w:t xml:space="preserve"> </w:t>
      </w:r>
      <w:r w:rsidRPr="00BC43BE">
        <w:rPr>
          <w:rFonts w:cs="B Nazanin" w:hint="cs"/>
          <w:sz w:val="22"/>
          <w:szCs w:val="22"/>
          <w:rtl/>
        </w:rPr>
        <w:t>چون</w:t>
      </w:r>
      <w:r w:rsidRPr="00BC43BE">
        <w:rPr>
          <w:rFonts w:cs="B Nazanin"/>
          <w:sz w:val="22"/>
          <w:szCs w:val="22"/>
          <w:rtl/>
        </w:rPr>
        <w:t xml:space="preserve"> </w:t>
      </w:r>
      <w:r w:rsidRPr="00BC43BE">
        <w:rPr>
          <w:rFonts w:cs="B Nazanin" w:hint="cs"/>
          <w:sz w:val="22"/>
          <w:szCs w:val="22"/>
          <w:rtl/>
        </w:rPr>
        <w:t>کشش</w:t>
      </w:r>
      <w:r w:rsidRPr="00BC43BE">
        <w:rPr>
          <w:rFonts w:cs="B Nazanin"/>
          <w:sz w:val="22"/>
          <w:szCs w:val="22"/>
          <w:rtl/>
        </w:rPr>
        <w:t xml:space="preserve"> </w:t>
      </w:r>
      <w:r w:rsidRPr="00BC43BE">
        <w:rPr>
          <w:rFonts w:cs="B Nazanin" w:hint="cs"/>
          <w:sz w:val="22"/>
          <w:szCs w:val="22"/>
          <w:rtl/>
        </w:rPr>
        <w:t>عمیق</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اکستروژن</w:t>
      </w:r>
      <w:r w:rsidRPr="00BC43BE">
        <w:rPr>
          <w:rFonts w:cs="B Nazanin"/>
          <w:sz w:val="22"/>
          <w:szCs w:val="22"/>
          <w:rtl/>
        </w:rPr>
        <w:t xml:space="preserve"> </w:t>
      </w:r>
      <w:r w:rsidRPr="00BC43BE">
        <w:rPr>
          <w:rFonts w:cs="B Nazanin" w:hint="cs"/>
          <w:sz w:val="22"/>
          <w:szCs w:val="22"/>
          <w:rtl/>
        </w:rPr>
        <w:t>مناسب</w:t>
      </w:r>
      <w:r w:rsidRPr="00BC43BE">
        <w:rPr>
          <w:rFonts w:cs="B Nazanin"/>
          <w:sz w:val="22"/>
          <w:szCs w:val="22"/>
          <w:rtl/>
        </w:rPr>
        <w:t xml:space="preserve"> </w:t>
      </w:r>
      <w:r w:rsidRPr="00BC43BE">
        <w:rPr>
          <w:rFonts w:cs="B Nazanin" w:hint="cs"/>
          <w:sz w:val="22"/>
          <w:szCs w:val="22"/>
          <w:rtl/>
        </w:rPr>
        <w:t>کند</w:t>
      </w:r>
      <w:r w:rsidR="00D57C03">
        <w:rPr>
          <w:rFonts w:cs="B Nazanin" w:hint="cs"/>
          <w:sz w:val="22"/>
          <w:szCs w:val="22"/>
          <w:rtl/>
        </w:rPr>
        <w:t>[8].</w:t>
      </w:r>
      <w:r w:rsidR="00D04B92">
        <w:rPr>
          <w:rFonts w:cs="B Nazanin" w:hint="cs"/>
          <w:sz w:val="22"/>
          <w:szCs w:val="22"/>
          <w:rtl/>
        </w:rPr>
        <w:t xml:space="preserve"> </w:t>
      </w:r>
      <w:r w:rsidRPr="00BC43BE">
        <w:rPr>
          <w:rFonts w:cs="B Nazanin" w:hint="cs"/>
          <w:sz w:val="22"/>
          <w:szCs w:val="22"/>
          <w:rtl/>
        </w:rPr>
        <w:t>آنها</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ادامه</w:t>
      </w:r>
      <w:r w:rsidRPr="00BC43BE">
        <w:rPr>
          <w:rFonts w:cs="B Nazanin"/>
          <w:sz w:val="22"/>
          <w:szCs w:val="22"/>
          <w:rtl/>
        </w:rPr>
        <w:t xml:space="preserve"> </w:t>
      </w:r>
      <w:r w:rsidRPr="00BC43BE">
        <w:rPr>
          <w:rFonts w:cs="B Nazanin" w:hint="cs"/>
          <w:sz w:val="22"/>
          <w:szCs w:val="22"/>
          <w:rtl/>
        </w:rPr>
        <w:t>تحقیقات</w:t>
      </w:r>
      <w:r w:rsidRPr="00BC43BE">
        <w:rPr>
          <w:rFonts w:cs="B Nazanin"/>
          <w:sz w:val="22"/>
          <w:szCs w:val="22"/>
          <w:rtl/>
        </w:rPr>
        <w:t xml:space="preserve"> </w:t>
      </w:r>
      <w:r w:rsidRPr="00BC43BE">
        <w:rPr>
          <w:rFonts w:cs="B Nazanin" w:hint="cs"/>
          <w:sz w:val="22"/>
          <w:szCs w:val="22"/>
          <w:rtl/>
        </w:rPr>
        <w:t>خود،</w:t>
      </w:r>
      <w:r w:rsidRPr="00BC43BE">
        <w:rPr>
          <w:rFonts w:cs="B Nazanin"/>
          <w:sz w:val="22"/>
          <w:szCs w:val="22"/>
          <w:rtl/>
        </w:rPr>
        <w:t xml:space="preserve"> </w:t>
      </w:r>
      <w:r w:rsidRPr="00BC43BE">
        <w:rPr>
          <w:rFonts w:cs="B Nazanin" w:hint="cs"/>
          <w:sz w:val="22"/>
          <w:szCs w:val="22"/>
          <w:rtl/>
        </w:rPr>
        <w:t>ب</w:t>
      </w:r>
      <w:r w:rsidR="00217F5B">
        <w:rPr>
          <w:rFonts w:cs="B Nazanin" w:hint="cs"/>
          <w:sz w:val="22"/>
          <w:szCs w:val="22"/>
          <w:rtl/>
        </w:rPr>
        <w:t>ه کمک</w:t>
      </w:r>
      <w:r w:rsidRPr="00BC43BE">
        <w:rPr>
          <w:rFonts w:cs="B Nazanin"/>
          <w:sz w:val="22"/>
          <w:szCs w:val="22"/>
          <w:rtl/>
        </w:rPr>
        <w:t xml:space="preserve"> </w:t>
      </w:r>
      <w:r w:rsidRPr="00BC43BE">
        <w:rPr>
          <w:rFonts w:cs="B Nazanin" w:hint="cs"/>
          <w:sz w:val="22"/>
          <w:szCs w:val="22"/>
          <w:rtl/>
        </w:rPr>
        <w:t>تحلیل</w:t>
      </w:r>
      <w:r w:rsidRPr="00BC43BE">
        <w:rPr>
          <w:rFonts w:cs="B Nazanin"/>
          <w:sz w:val="22"/>
          <w:szCs w:val="22"/>
          <w:rtl/>
        </w:rPr>
        <w:t xml:space="preserve"> </w:t>
      </w:r>
      <w:r w:rsidRPr="00BC43BE">
        <w:rPr>
          <w:rFonts w:cs="B Nazanin" w:hint="cs"/>
          <w:sz w:val="22"/>
          <w:szCs w:val="22"/>
          <w:rtl/>
        </w:rPr>
        <w:t>عددی،</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خود</w:t>
      </w:r>
      <w:r w:rsidRPr="00BC43BE">
        <w:rPr>
          <w:rFonts w:cs="B Nazanin"/>
          <w:sz w:val="22"/>
          <w:szCs w:val="22"/>
          <w:rtl/>
        </w:rPr>
        <w:t xml:space="preserve"> </w:t>
      </w:r>
      <w:r w:rsidRPr="00BC43BE">
        <w:rPr>
          <w:rFonts w:cs="B Nazanin" w:hint="cs"/>
          <w:sz w:val="22"/>
          <w:szCs w:val="22"/>
          <w:rtl/>
        </w:rPr>
        <w:t>را</w:t>
      </w:r>
      <w:r w:rsidR="00286FB6">
        <w:rPr>
          <w:rFonts w:cs="B Nazanin" w:hint="cs"/>
          <w:sz w:val="22"/>
          <w:szCs w:val="22"/>
          <w:rtl/>
        </w:rPr>
        <w:t xml:space="preserve"> </w:t>
      </w:r>
      <w:r w:rsidRPr="00BC43BE">
        <w:rPr>
          <w:rFonts w:cs="B Nazanin" w:hint="cs"/>
          <w:sz w:val="22"/>
          <w:szCs w:val="22"/>
          <w:rtl/>
        </w:rPr>
        <w:t>بهبود</w:t>
      </w:r>
      <w:r w:rsidRPr="00BC43BE">
        <w:rPr>
          <w:rFonts w:cs="B Nazanin"/>
          <w:sz w:val="22"/>
          <w:szCs w:val="22"/>
          <w:rtl/>
        </w:rPr>
        <w:t xml:space="preserve"> </w:t>
      </w:r>
      <w:r w:rsidRPr="00BC43BE">
        <w:rPr>
          <w:rFonts w:cs="B Nazanin" w:hint="cs"/>
          <w:sz w:val="22"/>
          <w:szCs w:val="22"/>
          <w:rtl/>
        </w:rPr>
        <w:t>بخشیدند</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این</w:t>
      </w:r>
      <w:r w:rsidRPr="00BC43BE">
        <w:rPr>
          <w:rFonts w:cs="B Nazanin"/>
          <w:sz w:val="22"/>
          <w:szCs w:val="22"/>
          <w:rtl/>
        </w:rPr>
        <w:t xml:space="preserve"> </w:t>
      </w:r>
      <w:r w:rsidRPr="00BC43BE">
        <w:rPr>
          <w:rFonts w:cs="B Nazanin" w:hint="cs"/>
          <w:sz w:val="22"/>
          <w:szCs w:val="22"/>
          <w:rtl/>
        </w:rPr>
        <w:t>اصلاحات</w:t>
      </w:r>
      <w:r w:rsidR="0019461C">
        <w:rPr>
          <w:rFonts w:cs="B Nazanin" w:hint="cs"/>
          <w:sz w:val="22"/>
          <w:szCs w:val="22"/>
          <w:rtl/>
        </w:rPr>
        <w:t>،</w:t>
      </w:r>
      <w:r w:rsidRPr="00BC43BE">
        <w:rPr>
          <w:rFonts w:cs="B Nazanin"/>
          <w:sz w:val="22"/>
          <w:szCs w:val="22"/>
          <w:rtl/>
        </w:rPr>
        <w:t xml:space="preserve"> </w:t>
      </w:r>
      <w:r w:rsidRPr="00BC43BE">
        <w:rPr>
          <w:rFonts w:cs="B Nazanin" w:hint="cs"/>
          <w:sz w:val="22"/>
          <w:szCs w:val="22"/>
          <w:rtl/>
        </w:rPr>
        <w:t>نیرو</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سرعت</w:t>
      </w:r>
      <w:r w:rsidRPr="00BC43BE">
        <w:rPr>
          <w:rFonts w:cs="B Nazanin"/>
          <w:sz w:val="22"/>
          <w:szCs w:val="22"/>
          <w:rtl/>
        </w:rPr>
        <w:t xml:space="preserve"> </w:t>
      </w:r>
      <w:r w:rsidRPr="00BC43BE">
        <w:rPr>
          <w:rFonts w:cs="B Nazanin" w:hint="cs"/>
          <w:sz w:val="22"/>
          <w:szCs w:val="22"/>
          <w:rtl/>
        </w:rPr>
        <w:t>در</w:t>
      </w:r>
      <w:r w:rsidRPr="00BC43BE">
        <w:rPr>
          <w:rFonts w:cs="B Nazanin"/>
          <w:sz w:val="22"/>
          <w:szCs w:val="22"/>
          <w:rtl/>
        </w:rPr>
        <w:t xml:space="preserve"> </w:t>
      </w:r>
      <w:r w:rsidRPr="00BC43BE">
        <w:rPr>
          <w:rFonts w:cs="B Nazanin" w:hint="cs"/>
          <w:sz w:val="22"/>
          <w:szCs w:val="22"/>
          <w:rtl/>
        </w:rPr>
        <w:t>ناحیه</w:t>
      </w:r>
      <w:r w:rsidRPr="00BC43BE">
        <w:rPr>
          <w:rFonts w:cs="B Nazanin"/>
          <w:sz w:val="22"/>
          <w:szCs w:val="22"/>
          <w:rtl/>
        </w:rPr>
        <w:t xml:space="preserve"> </w:t>
      </w:r>
      <w:r w:rsidRPr="00BC43BE">
        <w:rPr>
          <w:rFonts w:cs="B Nazanin" w:hint="cs"/>
          <w:sz w:val="22"/>
          <w:szCs w:val="22"/>
          <w:rtl/>
        </w:rPr>
        <w:t>کاری</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0019461C">
        <w:rPr>
          <w:rFonts w:cs="B Nazanin" w:hint="cs"/>
          <w:sz w:val="22"/>
          <w:szCs w:val="22"/>
          <w:rtl/>
        </w:rPr>
        <w:t xml:space="preserve">تقریبا </w:t>
      </w:r>
      <w:r w:rsidRPr="00BC43BE">
        <w:rPr>
          <w:rFonts w:cs="B Nazanin" w:hint="cs"/>
          <w:sz w:val="22"/>
          <w:szCs w:val="22"/>
          <w:rtl/>
        </w:rPr>
        <w:t>ثابت</w:t>
      </w:r>
      <w:r w:rsidRPr="00BC43BE">
        <w:rPr>
          <w:rFonts w:cs="B Nazanin"/>
          <w:sz w:val="22"/>
          <w:szCs w:val="22"/>
          <w:rtl/>
        </w:rPr>
        <w:t xml:space="preserve"> </w:t>
      </w:r>
      <w:r w:rsidR="0019461C">
        <w:rPr>
          <w:rFonts w:cs="B Nazanin" w:hint="cs"/>
          <w:sz w:val="22"/>
          <w:szCs w:val="22"/>
          <w:rtl/>
        </w:rPr>
        <w:t>شد</w:t>
      </w:r>
      <w:r w:rsidR="00D57C03">
        <w:rPr>
          <w:rFonts w:cs="B Nazanin" w:hint="cs"/>
          <w:sz w:val="22"/>
          <w:szCs w:val="22"/>
          <w:rtl/>
        </w:rPr>
        <w:t>[9].</w:t>
      </w:r>
      <w:r w:rsidR="00241F97">
        <w:rPr>
          <w:rFonts w:cs="B Nazanin" w:hint="cs"/>
          <w:sz w:val="22"/>
          <w:szCs w:val="22"/>
          <w:rtl/>
        </w:rPr>
        <w:t xml:space="preserve"> </w:t>
      </w:r>
      <w:r w:rsidRPr="00BC43BE">
        <w:rPr>
          <w:rFonts w:cs="B Nazanin" w:hint="cs"/>
          <w:sz w:val="22"/>
          <w:szCs w:val="22"/>
          <w:rtl/>
        </w:rPr>
        <w:t>چان</w:t>
      </w:r>
      <w:r w:rsidR="00241F97">
        <w:rPr>
          <w:rFonts w:cs="B Nazanin" w:hint="cs"/>
          <w:sz w:val="22"/>
          <w:szCs w:val="22"/>
          <w:rtl/>
        </w:rPr>
        <w:t>‌</w:t>
      </w:r>
      <w:r w:rsidRPr="00BC43BE">
        <w:rPr>
          <w:rFonts w:cs="B Nazanin" w:hint="cs"/>
          <w:sz w:val="22"/>
          <w:szCs w:val="22"/>
          <w:rtl/>
        </w:rPr>
        <w:t>هام</w:t>
      </w:r>
      <w:r w:rsidR="00241F97">
        <w:rPr>
          <w:rStyle w:val="FootnoteReference"/>
          <w:rFonts w:cs="B Nazanin"/>
          <w:sz w:val="22"/>
          <w:szCs w:val="22"/>
          <w:rtl/>
        </w:rPr>
        <w:footnoteReference w:id="15"/>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دونگ</w:t>
      </w:r>
      <w:r w:rsidR="00241F97">
        <w:rPr>
          <w:rFonts w:cs="B Nazanin" w:hint="cs"/>
          <w:sz w:val="22"/>
          <w:szCs w:val="22"/>
          <w:rtl/>
        </w:rPr>
        <w:t>‌</w:t>
      </w:r>
      <w:r w:rsidRPr="00BC43BE">
        <w:rPr>
          <w:rFonts w:cs="B Nazanin" w:hint="cs"/>
          <w:sz w:val="22"/>
          <w:szCs w:val="22"/>
          <w:rtl/>
        </w:rPr>
        <w:t>جان</w:t>
      </w:r>
      <w:r w:rsidR="00241F97">
        <w:rPr>
          <w:rFonts w:cs="B Nazanin" w:hint="cs"/>
          <w:sz w:val="22"/>
          <w:szCs w:val="22"/>
          <w:rtl/>
        </w:rPr>
        <w:t>گ</w:t>
      </w:r>
      <w:r w:rsidR="00241F97">
        <w:rPr>
          <w:rStyle w:val="FootnoteReference"/>
          <w:rFonts w:cs="B Nazanin"/>
          <w:sz w:val="22"/>
          <w:szCs w:val="22"/>
          <w:rtl/>
        </w:rPr>
        <w:footnoteReference w:id="16"/>
      </w:r>
      <w:r w:rsidRPr="00BC43BE">
        <w:rPr>
          <w:rFonts w:cs="B Nazanin"/>
          <w:sz w:val="22"/>
          <w:szCs w:val="22"/>
          <w:rtl/>
        </w:rPr>
        <w:t xml:space="preserve"> </w:t>
      </w:r>
      <w:r w:rsidRPr="00BC43BE">
        <w:rPr>
          <w:rFonts w:cs="B Nazanin" w:hint="cs"/>
          <w:sz w:val="22"/>
          <w:szCs w:val="22"/>
          <w:rtl/>
        </w:rPr>
        <w:t>نیز</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هدفی</w:t>
      </w:r>
      <w:r w:rsidRPr="00BC43BE">
        <w:rPr>
          <w:rFonts w:cs="B Nazanin"/>
          <w:sz w:val="22"/>
          <w:szCs w:val="22"/>
          <w:rtl/>
        </w:rPr>
        <w:t xml:space="preserve"> </w:t>
      </w:r>
      <w:r w:rsidRPr="00BC43BE">
        <w:rPr>
          <w:rFonts w:cs="B Nazanin" w:hint="cs"/>
          <w:sz w:val="22"/>
          <w:szCs w:val="22"/>
          <w:rtl/>
        </w:rPr>
        <w:t>مشابه</w:t>
      </w:r>
      <w:r w:rsidR="00D043E8">
        <w:rPr>
          <w:rFonts w:cs="B Nazanin" w:hint="cs"/>
          <w:sz w:val="22"/>
          <w:szCs w:val="22"/>
          <w:rtl/>
        </w:rPr>
        <w:t>،</w:t>
      </w:r>
      <w:r w:rsidRPr="00BC43BE">
        <w:rPr>
          <w:rFonts w:cs="B Nazanin"/>
          <w:sz w:val="22"/>
          <w:szCs w:val="22"/>
          <w:rtl/>
        </w:rPr>
        <w:t xml:space="preserve"> </w:t>
      </w:r>
      <w:r w:rsidRPr="00BC43BE">
        <w:rPr>
          <w:rFonts w:cs="B Nazanin" w:hint="cs"/>
          <w:sz w:val="22"/>
          <w:szCs w:val="22"/>
          <w:rtl/>
        </w:rPr>
        <w:t>تحقیقاتی</w:t>
      </w:r>
      <w:r w:rsidRPr="00BC43BE">
        <w:rPr>
          <w:rFonts w:cs="B Nazanin"/>
          <w:sz w:val="22"/>
          <w:szCs w:val="22"/>
          <w:rtl/>
        </w:rPr>
        <w:t xml:space="preserve"> </w:t>
      </w:r>
      <w:r w:rsidRPr="00BC43BE">
        <w:rPr>
          <w:rFonts w:cs="B Nazanin" w:hint="cs"/>
          <w:sz w:val="22"/>
          <w:szCs w:val="22"/>
          <w:rtl/>
        </w:rPr>
        <w:t>صورت</w:t>
      </w:r>
      <w:r w:rsidRPr="00BC43BE">
        <w:rPr>
          <w:rFonts w:cs="B Nazanin"/>
          <w:sz w:val="22"/>
          <w:szCs w:val="22"/>
          <w:rtl/>
        </w:rPr>
        <w:t xml:space="preserve"> </w:t>
      </w:r>
      <w:r w:rsidRPr="00BC43BE">
        <w:rPr>
          <w:rFonts w:cs="B Nazanin" w:hint="cs"/>
          <w:sz w:val="22"/>
          <w:szCs w:val="22"/>
          <w:rtl/>
        </w:rPr>
        <w:t>دادند</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لنگ</w:t>
      </w:r>
      <w:r w:rsidRPr="00BC43BE">
        <w:rPr>
          <w:rFonts w:cs="B Nazanin"/>
          <w:sz w:val="22"/>
          <w:szCs w:val="22"/>
          <w:rtl/>
        </w:rPr>
        <w:t xml:space="preserve"> </w:t>
      </w:r>
      <w:r w:rsidRPr="00BC43BE">
        <w:rPr>
          <w:rFonts w:cs="B Nazanin" w:hint="cs"/>
          <w:sz w:val="22"/>
          <w:szCs w:val="22"/>
          <w:rtl/>
        </w:rPr>
        <w:t>قوسی</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پین</w:t>
      </w:r>
      <w:r w:rsidRPr="00BC43BE">
        <w:rPr>
          <w:rFonts w:cs="B Nazanin"/>
          <w:sz w:val="22"/>
          <w:szCs w:val="22"/>
          <w:rtl/>
        </w:rPr>
        <w:t xml:space="preserve"> </w:t>
      </w:r>
      <w:r w:rsidRPr="00BC43BE">
        <w:rPr>
          <w:rFonts w:cs="B Nazanin" w:hint="cs"/>
          <w:sz w:val="22"/>
          <w:szCs w:val="22"/>
          <w:rtl/>
        </w:rPr>
        <w:t>راهنما</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طراحی</w:t>
      </w:r>
      <w:r w:rsidRPr="00BC43BE">
        <w:rPr>
          <w:rFonts w:cs="B Nazanin"/>
          <w:sz w:val="22"/>
          <w:szCs w:val="22"/>
          <w:rtl/>
        </w:rPr>
        <w:t xml:space="preserve"> </w:t>
      </w:r>
      <w:r w:rsidRPr="00BC43BE">
        <w:rPr>
          <w:rFonts w:cs="B Nazanin" w:hint="cs"/>
          <w:sz w:val="22"/>
          <w:szCs w:val="22"/>
          <w:rtl/>
        </w:rPr>
        <w:t>کردند</w:t>
      </w:r>
      <w:r w:rsidRPr="00BC43BE">
        <w:rPr>
          <w:rFonts w:cs="B Nazanin"/>
          <w:sz w:val="22"/>
          <w:szCs w:val="22"/>
          <w:rtl/>
        </w:rPr>
        <w:t xml:space="preserve">. </w:t>
      </w:r>
      <w:r w:rsidRPr="00BC43BE">
        <w:rPr>
          <w:rFonts w:cs="B Nazanin" w:hint="cs"/>
          <w:sz w:val="22"/>
          <w:szCs w:val="22"/>
          <w:rtl/>
        </w:rPr>
        <w:t>این</w:t>
      </w:r>
      <w:r w:rsidRPr="00BC43BE">
        <w:rPr>
          <w:rFonts w:cs="B Nazanin"/>
          <w:sz w:val="22"/>
          <w:szCs w:val="22"/>
          <w:rtl/>
        </w:rPr>
        <w:t xml:space="preserve"> </w:t>
      </w:r>
      <w:r w:rsidRPr="00BC43BE">
        <w:rPr>
          <w:rFonts w:cs="B Nazanin" w:hint="cs"/>
          <w:sz w:val="22"/>
          <w:szCs w:val="22"/>
          <w:rtl/>
        </w:rPr>
        <w:t>مکانیزم</w:t>
      </w:r>
      <w:r w:rsidR="00D043E8" w:rsidRPr="00BC43BE">
        <w:rPr>
          <w:rFonts w:cs="B Nazanin"/>
          <w:sz w:val="22"/>
          <w:szCs w:val="22"/>
          <w:rtl/>
        </w:rPr>
        <w:t xml:space="preserve"> </w:t>
      </w:r>
      <w:r w:rsidR="00D043E8" w:rsidRPr="00BC43BE">
        <w:rPr>
          <w:rFonts w:cs="B Nazanin" w:hint="cs"/>
          <w:sz w:val="22"/>
          <w:szCs w:val="22"/>
          <w:rtl/>
        </w:rPr>
        <w:t>می‌تواند</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سرعتی</w:t>
      </w:r>
      <w:r w:rsidRPr="00BC43BE">
        <w:rPr>
          <w:rFonts w:cs="B Nazanin"/>
          <w:sz w:val="22"/>
          <w:szCs w:val="22"/>
          <w:rtl/>
        </w:rPr>
        <w:t xml:space="preserve"> </w:t>
      </w:r>
      <w:r w:rsidR="00217F5B">
        <w:rPr>
          <w:rFonts w:cs="B Nazanin" w:hint="cs"/>
          <w:sz w:val="22"/>
          <w:szCs w:val="22"/>
          <w:rtl/>
        </w:rPr>
        <w:t>در حد</w:t>
      </w:r>
      <w:r w:rsidRPr="00BC43BE">
        <w:rPr>
          <w:rFonts w:cs="B Nazanin"/>
          <w:sz w:val="22"/>
          <w:szCs w:val="22"/>
          <w:rtl/>
        </w:rPr>
        <w:t xml:space="preserve"> 5/2 </w:t>
      </w:r>
      <w:r w:rsidRPr="00BC43BE">
        <w:rPr>
          <w:rFonts w:cs="B Nazanin" w:hint="cs"/>
          <w:sz w:val="22"/>
          <w:szCs w:val="22"/>
          <w:rtl/>
        </w:rPr>
        <w:t>برابر</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معمول</w:t>
      </w:r>
      <w:r w:rsidRPr="00BC43BE">
        <w:rPr>
          <w:rFonts w:cs="B Nazanin"/>
          <w:sz w:val="22"/>
          <w:szCs w:val="22"/>
          <w:rtl/>
        </w:rPr>
        <w:t xml:space="preserve"> </w:t>
      </w:r>
      <w:r w:rsidRPr="00BC43BE">
        <w:rPr>
          <w:rFonts w:cs="B Nazanin" w:hint="cs"/>
          <w:sz w:val="22"/>
          <w:szCs w:val="22"/>
          <w:rtl/>
        </w:rPr>
        <w:t>راه‌اندازی</w:t>
      </w:r>
      <w:r w:rsidRPr="00BC43BE">
        <w:rPr>
          <w:rFonts w:cs="B Nazanin"/>
          <w:sz w:val="22"/>
          <w:szCs w:val="22"/>
          <w:rtl/>
        </w:rPr>
        <w:t xml:space="preserve"> </w:t>
      </w:r>
      <w:r w:rsidRPr="00BC43BE">
        <w:rPr>
          <w:rFonts w:cs="B Nazanin" w:hint="cs"/>
          <w:sz w:val="22"/>
          <w:szCs w:val="22"/>
          <w:rtl/>
        </w:rPr>
        <w:t>کند</w:t>
      </w:r>
      <w:r w:rsidRPr="00BC43BE">
        <w:rPr>
          <w:rFonts w:cs="B Nazanin"/>
          <w:sz w:val="22"/>
          <w:szCs w:val="22"/>
          <w:rtl/>
        </w:rPr>
        <w:t xml:space="preserve"> </w:t>
      </w:r>
      <w:r w:rsidRPr="00BC43BE">
        <w:rPr>
          <w:rFonts w:cs="B Nazanin" w:hint="cs"/>
          <w:sz w:val="22"/>
          <w:szCs w:val="22"/>
          <w:rtl/>
        </w:rPr>
        <w:t>که</w:t>
      </w:r>
      <w:r w:rsidRPr="00BC43BE">
        <w:rPr>
          <w:rFonts w:cs="B Nazanin"/>
          <w:sz w:val="22"/>
          <w:szCs w:val="22"/>
          <w:rtl/>
        </w:rPr>
        <w:t xml:space="preserve"> </w:t>
      </w:r>
      <w:r w:rsidRPr="00BC43BE">
        <w:rPr>
          <w:rFonts w:cs="B Nazanin" w:hint="cs"/>
          <w:sz w:val="22"/>
          <w:szCs w:val="22"/>
          <w:rtl/>
        </w:rPr>
        <w:t>به</w:t>
      </w:r>
      <w:r w:rsidRPr="00BC43BE">
        <w:rPr>
          <w:rFonts w:cs="B Nazanin"/>
          <w:sz w:val="22"/>
          <w:szCs w:val="22"/>
          <w:rtl/>
        </w:rPr>
        <w:t xml:space="preserve"> </w:t>
      </w:r>
      <w:r w:rsidRPr="00BC43BE">
        <w:rPr>
          <w:rFonts w:cs="B Nazanin" w:hint="cs"/>
          <w:sz w:val="22"/>
          <w:szCs w:val="22"/>
          <w:rtl/>
        </w:rPr>
        <w:t>نرخ</w:t>
      </w:r>
      <w:r w:rsidRPr="00BC43BE">
        <w:rPr>
          <w:rFonts w:cs="B Nazanin"/>
          <w:sz w:val="22"/>
          <w:szCs w:val="22"/>
          <w:rtl/>
        </w:rPr>
        <w:t xml:space="preserve"> </w:t>
      </w:r>
      <w:r w:rsidRPr="00BC43BE">
        <w:rPr>
          <w:rFonts w:cs="B Nazanin" w:hint="cs"/>
          <w:sz w:val="22"/>
          <w:szCs w:val="22"/>
          <w:rtl/>
        </w:rPr>
        <w:t>تولید</w:t>
      </w:r>
      <w:r w:rsidRPr="00BC43BE">
        <w:rPr>
          <w:rFonts w:cs="B Nazanin"/>
          <w:sz w:val="22"/>
          <w:szCs w:val="22"/>
          <w:rtl/>
        </w:rPr>
        <w:t xml:space="preserve"> </w:t>
      </w:r>
      <w:r w:rsidRPr="00BC43BE">
        <w:rPr>
          <w:rFonts w:cs="B Nazanin" w:hint="cs"/>
          <w:sz w:val="22"/>
          <w:szCs w:val="22"/>
          <w:rtl/>
        </w:rPr>
        <w:t>بالا</w:t>
      </w:r>
      <w:r w:rsidRPr="00BC43BE">
        <w:rPr>
          <w:rFonts w:cs="B Nazanin"/>
          <w:sz w:val="22"/>
          <w:szCs w:val="22"/>
          <w:rtl/>
        </w:rPr>
        <w:t xml:space="preserve"> </w:t>
      </w:r>
      <w:r w:rsidRPr="00BC43BE">
        <w:rPr>
          <w:rFonts w:cs="B Nazanin" w:hint="cs"/>
          <w:sz w:val="22"/>
          <w:szCs w:val="22"/>
          <w:rtl/>
        </w:rPr>
        <w:t>منجر</w:t>
      </w:r>
      <w:r w:rsidRPr="00BC43BE">
        <w:rPr>
          <w:rFonts w:cs="B Nazanin"/>
          <w:sz w:val="22"/>
          <w:szCs w:val="22"/>
          <w:rtl/>
        </w:rPr>
        <w:t xml:space="preserve"> </w:t>
      </w:r>
      <w:r w:rsidRPr="00BC43BE">
        <w:rPr>
          <w:rFonts w:cs="B Nazanin" w:hint="cs"/>
          <w:sz w:val="22"/>
          <w:szCs w:val="22"/>
          <w:rtl/>
        </w:rPr>
        <w:t>می‌شود</w:t>
      </w:r>
      <w:r w:rsidR="00D57C03">
        <w:rPr>
          <w:rFonts w:cs="B Nazanin" w:hint="cs"/>
          <w:sz w:val="22"/>
          <w:szCs w:val="22"/>
          <w:rtl/>
        </w:rPr>
        <w:t>[10].</w:t>
      </w:r>
    </w:p>
    <w:p w:rsidR="00D51576" w:rsidRDefault="00D51576" w:rsidP="00D57C03">
      <w:pPr>
        <w:bidi/>
        <w:ind w:firstLine="288"/>
        <w:rPr>
          <w:rFonts w:cs="B Nazanin"/>
          <w:color w:val="000000" w:themeColor="text1"/>
          <w:sz w:val="22"/>
          <w:szCs w:val="22"/>
          <w:rtl/>
        </w:rPr>
      </w:pPr>
      <w:r w:rsidRPr="00BC43BE">
        <w:rPr>
          <w:rFonts w:cs="B Nazanin" w:hint="cs"/>
          <w:sz w:val="22"/>
          <w:szCs w:val="22"/>
          <w:rtl/>
        </w:rPr>
        <w:t>چون</w:t>
      </w:r>
      <w:r w:rsidRPr="00BC43BE">
        <w:rPr>
          <w:rFonts w:cs="B Nazanin"/>
          <w:sz w:val="22"/>
          <w:szCs w:val="22"/>
          <w:rtl/>
        </w:rPr>
        <w:t xml:space="preserve"> </w:t>
      </w:r>
      <w:r w:rsidRPr="00BC43BE">
        <w:rPr>
          <w:rFonts w:cs="B Nazanin" w:hint="cs"/>
          <w:sz w:val="22"/>
          <w:szCs w:val="22"/>
          <w:rtl/>
        </w:rPr>
        <w:t>دقت</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صلبیت</w:t>
      </w:r>
      <w:r w:rsidRPr="00BC43BE">
        <w:rPr>
          <w:rFonts w:cs="B Nazanin"/>
          <w:sz w:val="22"/>
          <w:szCs w:val="22"/>
          <w:rtl/>
        </w:rPr>
        <w:t xml:space="preserve"> </w:t>
      </w:r>
      <w:r w:rsidRPr="00BC43BE">
        <w:rPr>
          <w:rFonts w:cs="B Nazanin" w:hint="cs"/>
          <w:sz w:val="22"/>
          <w:szCs w:val="22"/>
          <w:rtl/>
        </w:rPr>
        <w:t>آن</w:t>
      </w:r>
      <w:r w:rsidRPr="00BC43BE">
        <w:rPr>
          <w:rFonts w:cs="B Nazanin"/>
          <w:sz w:val="22"/>
          <w:szCs w:val="22"/>
          <w:rtl/>
        </w:rPr>
        <w:t xml:space="preserve"> </w:t>
      </w:r>
      <w:r w:rsidRPr="00BC43BE">
        <w:rPr>
          <w:rFonts w:cs="B Nazanin" w:hint="cs"/>
          <w:sz w:val="22"/>
          <w:szCs w:val="22"/>
          <w:rtl/>
        </w:rPr>
        <w:t>رابطه</w:t>
      </w:r>
      <w:r w:rsidRPr="00BC43BE">
        <w:rPr>
          <w:rFonts w:cs="B Nazanin"/>
          <w:sz w:val="22"/>
          <w:szCs w:val="22"/>
          <w:rtl/>
        </w:rPr>
        <w:t xml:space="preserve"> </w:t>
      </w:r>
      <w:r w:rsidRPr="00BC43BE">
        <w:rPr>
          <w:rFonts w:cs="B Nazanin" w:hint="cs"/>
          <w:sz w:val="22"/>
          <w:szCs w:val="22"/>
          <w:rtl/>
        </w:rPr>
        <w:t>مستقیمی</w:t>
      </w:r>
      <w:r w:rsidRPr="00BC43BE">
        <w:rPr>
          <w:rFonts w:cs="B Nazanin"/>
          <w:sz w:val="22"/>
          <w:szCs w:val="22"/>
          <w:rtl/>
        </w:rPr>
        <w:t xml:space="preserve"> </w:t>
      </w:r>
      <w:r w:rsidRPr="00BC43BE">
        <w:rPr>
          <w:rFonts w:cs="B Nazanin" w:hint="cs"/>
          <w:sz w:val="22"/>
          <w:szCs w:val="22"/>
          <w:rtl/>
        </w:rPr>
        <w:t>دارد</w:t>
      </w:r>
      <w:r w:rsidRPr="00BC43BE">
        <w:rPr>
          <w:rFonts w:cs="B Nazanin"/>
          <w:sz w:val="22"/>
          <w:szCs w:val="22"/>
          <w:rtl/>
        </w:rPr>
        <w:t xml:space="preserve"> </w:t>
      </w:r>
      <w:r w:rsidRPr="00BC43BE">
        <w:rPr>
          <w:rFonts w:cs="B Nazanin" w:hint="cs"/>
          <w:sz w:val="22"/>
          <w:szCs w:val="22"/>
          <w:rtl/>
        </w:rPr>
        <w:t>محققانی</w:t>
      </w:r>
      <w:r w:rsidRPr="00BC43BE">
        <w:rPr>
          <w:rFonts w:cs="B Nazanin"/>
          <w:sz w:val="22"/>
          <w:szCs w:val="22"/>
          <w:rtl/>
        </w:rPr>
        <w:t xml:space="preserve"> </w:t>
      </w:r>
      <w:r w:rsidRPr="00BC43BE">
        <w:rPr>
          <w:rFonts w:cs="B Nazanin" w:hint="cs"/>
          <w:sz w:val="22"/>
          <w:szCs w:val="22"/>
          <w:rtl/>
        </w:rPr>
        <w:t>همچون</w:t>
      </w:r>
      <w:r w:rsidRPr="00BC43BE">
        <w:rPr>
          <w:rFonts w:cs="B Nazanin"/>
          <w:sz w:val="22"/>
          <w:szCs w:val="22"/>
          <w:rtl/>
        </w:rPr>
        <w:t xml:space="preserve"> </w:t>
      </w:r>
      <w:r w:rsidRPr="00BC43BE">
        <w:rPr>
          <w:rFonts w:cs="B Nazanin" w:hint="cs"/>
          <w:sz w:val="22"/>
          <w:szCs w:val="22"/>
          <w:rtl/>
        </w:rPr>
        <w:t>چوال</w:t>
      </w:r>
      <w:r w:rsidR="00241F97">
        <w:rPr>
          <w:rStyle w:val="FootnoteReference"/>
          <w:rFonts w:cs="B Nazanin"/>
          <w:sz w:val="22"/>
          <w:szCs w:val="22"/>
          <w:rtl/>
        </w:rPr>
        <w:footnoteReference w:id="17"/>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سچورا</w:t>
      </w:r>
      <w:r w:rsidR="00241F97">
        <w:rPr>
          <w:rStyle w:val="FootnoteReference"/>
          <w:rFonts w:cs="B Nazanin"/>
          <w:sz w:val="22"/>
          <w:szCs w:val="22"/>
          <w:rtl/>
        </w:rPr>
        <w:footnoteReference w:id="18"/>
      </w:r>
      <w:r w:rsidRPr="00BC43BE">
        <w:rPr>
          <w:rFonts w:cs="B Nazanin"/>
          <w:sz w:val="22"/>
          <w:szCs w:val="22"/>
          <w:rtl/>
        </w:rPr>
        <w:t xml:space="preserve"> </w:t>
      </w:r>
      <w:r w:rsidRPr="00BC43BE">
        <w:rPr>
          <w:rFonts w:cs="B Nazanin" w:hint="cs"/>
          <w:sz w:val="22"/>
          <w:szCs w:val="22"/>
          <w:rtl/>
        </w:rPr>
        <w:t>سعی</w:t>
      </w:r>
      <w:r w:rsidRPr="00BC43BE">
        <w:rPr>
          <w:rFonts w:cs="B Nazanin"/>
          <w:sz w:val="22"/>
          <w:szCs w:val="22"/>
          <w:rtl/>
        </w:rPr>
        <w:t xml:space="preserve"> </w:t>
      </w:r>
      <w:r w:rsidRPr="00BC43BE">
        <w:rPr>
          <w:rFonts w:cs="B Nazanin" w:hint="cs"/>
          <w:sz w:val="22"/>
          <w:szCs w:val="22"/>
          <w:rtl/>
        </w:rPr>
        <w:t>کردند</w:t>
      </w:r>
      <w:r w:rsidRPr="00BC43BE">
        <w:rPr>
          <w:rFonts w:cs="B Nazanin"/>
          <w:sz w:val="22"/>
          <w:szCs w:val="22"/>
          <w:rtl/>
        </w:rPr>
        <w:t xml:space="preserve"> </w:t>
      </w:r>
      <w:r w:rsidRPr="00BC43BE">
        <w:rPr>
          <w:rFonts w:cs="B Nazanin" w:hint="cs"/>
          <w:sz w:val="22"/>
          <w:szCs w:val="22"/>
          <w:rtl/>
        </w:rPr>
        <w:t>با</w:t>
      </w:r>
      <w:r w:rsidRPr="00BC43BE">
        <w:rPr>
          <w:rFonts w:cs="B Nazanin"/>
          <w:sz w:val="22"/>
          <w:szCs w:val="22"/>
          <w:rtl/>
        </w:rPr>
        <w:t xml:space="preserve"> </w:t>
      </w:r>
      <w:r w:rsidRPr="00BC43BE">
        <w:rPr>
          <w:rFonts w:cs="B Nazanin" w:hint="cs"/>
          <w:sz w:val="22"/>
          <w:szCs w:val="22"/>
          <w:rtl/>
        </w:rPr>
        <w:t>اصلاح</w:t>
      </w:r>
      <w:r w:rsidRPr="00BC43BE">
        <w:rPr>
          <w:rFonts w:cs="B Nazanin"/>
          <w:sz w:val="22"/>
          <w:szCs w:val="22"/>
          <w:rtl/>
        </w:rPr>
        <w:t xml:space="preserve"> </w:t>
      </w:r>
      <w:r w:rsidRPr="00BC43BE">
        <w:rPr>
          <w:rFonts w:cs="B Nazanin" w:hint="cs"/>
          <w:sz w:val="22"/>
          <w:szCs w:val="22"/>
          <w:rtl/>
        </w:rPr>
        <w:t>کردن</w:t>
      </w:r>
      <w:r w:rsidRPr="00BC43BE">
        <w:rPr>
          <w:rFonts w:cs="B Nazanin"/>
          <w:sz w:val="22"/>
          <w:szCs w:val="22"/>
          <w:rtl/>
        </w:rPr>
        <w:t xml:space="preserve"> </w:t>
      </w:r>
      <w:r w:rsidRPr="00BC43BE">
        <w:rPr>
          <w:rFonts w:cs="B Nazanin" w:hint="cs"/>
          <w:sz w:val="22"/>
          <w:szCs w:val="22"/>
          <w:rtl/>
        </w:rPr>
        <w:t>قسمتی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صلبیت</w:t>
      </w:r>
      <w:r w:rsidRPr="00BC43BE">
        <w:rPr>
          <w:rFonts w:cs="B Nazanin"/>
          <w:sz w:val="22"/>
          <w:szCs w:val="22"/>
          <w:rtl/>
        </w:rPr>
        <w:t xml:space="preserve"> </w:t>
      </w:r>
      <w:r w:rsidRPr="00BC43BE">
        <w:rPr>
          <w:rFonts w:cs="B Nazanin" w:hint="cs"/>
          <w:sz w:val="22"/>
          <w:szCs w:val="22"/>
          <w:rtl/>
        </w:rPr>
        <w:t>مکانیزم</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بالا</w:t>
      </w:r>
      <w:r w:rsidRPr="00BC43BE">
        <w:rPr>
          <w:rFonts w:cs="B Nazanin"/>
          <w:sz w:val="22"/>
          <w:szCs w:val="22"/>
          <w:rtl/>
        </w:rPr>
        <w:t xml:space="preserve"> </w:t>
      </w:r>
      <w:r w:rsidRPr="00BC43BE">
        <w:rPr>
          <w:rFonts w:cs="B Nazanin" w:hint="cs"/>
          <w:sz w:val="22"/>
          <w:szCs w:val="22"/>
          <w:rtl/>
        </w:rPr>
        <w:t>ببرند</w:t>
      </w:r>
      <w:r w:rsidRPr="00BC43BE">
        <w:rPr>
          <w:rFonts w:cs="B Nazanin"/>
          <w:sz w:val="22"/>
          <w:szCs w:val="22"/>
          <w:rtl/>
        </w:rPr>
        <w:t xml:space="preserve">. </w:t>
      </w:r>
      <w:r w:rsidRPr="00BC43BE">
        <w:rPr>
          <w:rFonts w:cs="B Nazanin" w:hint="cs"/>
          <w:sz w:val="22"/>
          <w:szCs w:val="22"/>
          <w:rtl/>
        </w:rPr>
        <w:t>آنها</w:t>
      </w:r>
      <w:r w:rsidRPr="00BC43BE">
        <w:rPr>
          <w:rFonts w:cs="B Nazanin"/>
          <w:sz w:val="22"/>
          <w:szCs w:val="22"/>
          <w:rtl/>
        </w:rPr>
        <w:t xml:space="preserve"> </w:t>
      </w:r>
      <w:r w:rsidRPr="00BC43BE">
        <w:rPr>
          <w:rFonts w:cs="B Nazanin" w:hint="cs"/>
          <w:sz w:val="22"/>
          <w:szCs w:val="22"/>
          <w:rtl/>
        </w:rPr>
        <w:t>قسمت‌هایی</w:t>
      </w:r>
      <w:r w:rsidRPr="00BC43BE">
        <w:rPr>
          <w:rFonts w:cs="B Nazanin"/>
          <w:sz w:val="22"/>
          <w:szCs w:val="22"/>
          <w:rtl/>
        </w:rPr>
        <w:t xml:space="preserve"> </w:t>
      </w:r>
      <w:r w:rsidRPr="00BC43BE">
        <w:rPr>
          <w:rFonts w:cs="B Nazanin" w:hint="cs"/>
          <w:sz w:val="22"/>
          <w:szCs w:val="22"/>
          <w:rtl/>
        </w:rPr>
        <w:t>از</w:t>
      </w:r>
      <w:r w:rsidRPr="00BC43BE">
        <w:rPr>
          <w:rFonts w:cs="B Nazanin"/>
          <w:sz w:val="22"/>
          <w:szCs w:val="22"/>
          <w:rtl/>
        </w:rPr>
        <w:t xml:space="preserve"> </w:t>
      </w:r>
      <w:r w:rsidRPr="00BC43BE">
        <w:rPr>
          <w:rFonts w:cs="B Nazanin" w:hint="cs"/>
          <w:sz w:val="22"/>
          <w:szCs w:val="22"/>
          <w:rtl/>
        </w:rPr>
        <w:t>پرس</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که</w:t>
      </w:r>
      <w:r w:rsidRPr="00BC43BE">
        <w:rPr>
          <w:rFonts w:cs="B Nazanin"/>
          <w:sz w:val="22"/>
          <w:szCs w:val="22"/>
          <w:rtl/>
        </w:rPr>
        <w:t xml:space="preserve"> </w:t>
      </w:r>
      <w:r w:rsidRPr="00BC43BE">
        <w:rPr>
          <w:rFonts w:cs="B Nazanin" w:hint="cs"/>
          <w:sz w:val="22"/>
          <w:szCs w:val="22"/>
          <w:rtl/>
        </w:rPr>
        <w:t>تحت</w:t>
      </w:r>
      <w:r w:rsidRPr="00BC43BE">
        <w:rPr>
          <w:rFonts w:cs="B Nazanin"/>
          <w:sz w:val="22"/>
          <w:szCs w:val="22"/>
          <w:rtl/>
        </w:rPr>
        <w:t xml:space="preserve"> </w:t>
      </w:r>
      <w:r w:rsidRPr="00BC43BE">
        <w:rPr>
          <w:rFonts w:cs="B Nazanin" w:hint="cs"/>
          <w:sz w:val="22"/>
          <w:szCs w:val="22"/>
          <w:rtl/>
        </w:rPr>
        <w:t>کرنش</w:t>
      </w:r>
      <w:r w:rsidRPr="00BC43BE">
        <w:rPr>
          <w:rFonts w:cs="B Nazanin"/>
          <w:sz w:val="22"/>
          <w:szCs w:val="22"/>
          <w:rtl/>
        </w:rPr>
        <w:t xml:space="preserve"> </w:t>
      </w:r>
      <w:r w:rsidRPr="00BC43BE">
        <w:rPr>
          <w:rFonts w:cs="B Nazanin" w:hint="cs"/>
          <w:sz w:val="22"/>
          <w:szCs w:val="22"/>
          <w:rtl/>
        </w:rPr>
        <w:t>بالایی</w:t>
      </w:r>
      <w:r w:rsidRPr="00BC43BE">
        <w:rPr>
          <w:rFonts w:cs="B Nazanin"/>
          <w:sz w:val="22"/>
          <w:szCs w:val="22"/>
          <w:rtl/>
        </w:rPr>
        <w:t xml:space="preserve"> </w:t>
      </w:r>
      <w:r w:rsidRPr="00BC43BE">
        <w:rPr>
          <w:rFonts w:cs="B Nazanin" w:hint="cs"/>
          <w:sz w:val="22"/>
          <w:szCs w:val="22"/>
          <w:rtl/>
        </w:rPr>
        <w:t>قرار</w:t>
      </w:r>
      <w:r w:rsidRPr="00BC43BE">
        <w:rPr>
          <w:rFonts w:cs="B Nazanin"/>
          <w:sz w:val="22"/>
          <w:szCs w:val="22"/>
          <w:rtl/>
        </w:rPr>
        <w:t xml:space="preserve"> </w:t>
      </w:r>
      <w:r w:rsidRPr="00BC43BE">
        <w:rPr>
          <w:rFonts w:cs="B Nazanin" w:hint="cs"/>
          <w:sz w:val="22"/>
          <w:szCs w:val="22"/>
          <w:rtl/>
        </w:rPr>
        <w:t>می‌گرفت</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طراحی</w:t>
      </w:r>
      <w:r w:rsidRPr="00BC43BE">
        <w:rPr>
          <w:rFonts w:cs="B Nazanin"/>
          <w:sz w:val="22"/>
          <w:szCs w:val="22"/>
          <w:rtl/>
        </w:rPr>
        <w:t xml:space="preserve"> </w:t>
      </w:r>
      <w:r w:rsidRPr="00BC43BE">
        <w:rPr>
          <w:rFonts w:cs="B Nazanin" w:hint="cs"/>
          <w:sz w:val="22"/>
          <w:szCs w:val="22"/>
          <w:rtl/>
        </w:rPr>
        <w:t>مجدد</w:t>
      </w:r>
      <w:r w:rsidRPr="00BC43BE">
        <w:rPr>
          <w:rFonts w:cs="B Nazanin"/>
          <w:sz w:val="22"/>
          <w:szCs w:val="22"/>
          <w:rtl/>
        </w:rPr>
        <w:t xml:space="preserve"> </w:t>
      </w:r>
      <w:r w:rsidRPr="00BC43BE">
        <w:rPr>
          <w:rFonts w:cs="B Nazanin" w:hint="cs"/>
          <w:sz w:val="22"/>
          <w:szCs w:val="22"/>
          <w:rtl/>
        </w:rPr>
        <w:t>کردند</w:t>
      </w:r>
      <w:r w:rsidRPr="00BC43BE">
        <w:rPr>
          <w:rFonts w:cs="B Nazanin"/>
          <w:sz w:val="22"/>
          <w:szCs w:val="22"/>
          <w:rtl/>
        </w:rPr>
        <w:t xml:space="preserve"> </w:t>
      </w:r>
      <w:r w:rsidRPr="00BC43BE">
        <w:rPr>
          <w:rFonts w:cs="B Nazanin" w:hint="cs"/>
          <w:sz w:val="22"/>
          <w:szCs w:val="22"/>
          <w:rtl/>
        </w:rPr>
        <w:t>و</w:t>
      </w:r>
      <w:r w:rsidRPr="00BC43BE">
        <w:rPr>
          <w:rFonts w:cs="B Nazanin"/>
          <w:sz w:val="22"/>
          <w:szCs w:val="22"/>
          <w:rtl/>
        </w:rPr>
        <w:t xml:space="preserve"> </w:t>
      </w:r>
      <w:r w:rsidRPr="00BC43BE">
        <w:rPr>
          <w:rFonts w:cs="B Nazanin" w:hint="cs"/>
          <w:sz w:val="22"/>
          <w:szCs w:val="22"/>
          <w:rtl/>
        </w:rPr>
        <w:t>توانستند</w:t>
      </w:r>
      <w:r w:rsidRPr="00BC43BE">
        <w:rPr>
          <w:rFonts w:cs="B Nazanin"/>
          <w:sz w:val="22"/>
          <w:szCs w:val="22"/>
          <w:rtl/>
        </w:rPr>
        <w:t xml:space="preserve"> </w:t>
      </w:r>
      <w:r w:rsidRPr="00BC43BE">
        <w:rPr>
          <w:rFonts w:cs="B Nazanin" w:hint="cs"/>
          <w:sz w:val="22"/>
          <w:szCs w:val="22"/>
          <w:rtl/>
        </w:rPr>
        <w:t>صلبیت</w:t>
      </w:r>
      <w:r w:rsidRPr="00BC43BE">
        <w:rPr>
          <w:rFonts w:cs="B Nazanin"/>
          <w:sz w:val="22"/>
          <w:szCs w:val="22"/>
          <w:rtl/>
        </w:rPr>
        <w:t xml:space="preserve"> </w:t>
      </w:r>
      <w:r w:rsidRPr="00BC43BE">
        <w:rPr>
          <w:rFonts w:cs="B Nazanin" w:hint="cs"/>
          <w:sz w:val="22"/>
          <w:szCs w:val="22"/>
          <w:rtl/>
        </w:rPr>
        <w:t>را</w:t>
      </w:r>
      <w:r w:rsidRPr="00BC43BE">
        <w:rPr>
          <w:rFonts w:cs="B Nazanin"/>
          <w:sz w:val="22"/>
          <w:szCs w:val="22"/>
          <w:rtl/>
        </w:rPr>
        <w:t xml:space="preserve"> </w:t>
      </w:r>
      <w:r w:rsidRPr="00BC43BE">
        <w:rPr>
          <w:rFonts w:cs="B Nazanin" w:hint="cs"/>
          <w:sz w:val="22"/>
          <w:szCs w:val="22"/>
          <w:rtl/>
        </w:rPr>
        <w:t>تا</w:t>
      </w:r>
      <w:r w:rsidRPr="00BC43BE">
        <w:rPr>
          <w:rFonts w:cs="B Nazanin"/>
          <w:sz w:val="22"/>
          <w:szCs w:val="22"/>
          <w:rtl/>
        </w:rPr>
        <w:t xml:space="preserve"> 5/7 </w:t>
      </w:r>
      <w:r w:rsidRPr="00BC43BE">
        <w:rPr>
          <w:rFonts w:cs="B Nazanin" w:hint="cs"/>
          <w:sz w:val="22"/>
          <w:szCs w:val="22"/>
          <w:rtl/>
        </w:rPr>
        <w:t>درصد</w:t>
      </w:r>
      <w:r w:rsidRPr="00BC43BE">
        <w:rPr>
          <w:rFonts w:cs="B Nazanin"/>
          <w:sz w:val="22"/>
          <w:szCs w:val="22"/>
          <w:rtl/>
        </w:rPr>
        <w:t xml:space="preserve"> </w:t>
      </w:r>
      <w:r w:rsidRPr="00BC43BE">
        <w:rPr>
          <w:rFonts w:cs="B Nazanin" w:hint="cs"/>
          <w:sz w:val="22"/>
          <w:szCs w:val="22"/>
          <w:rtl/>
        </w:rPr>
        <w:t>بیشتر</w:t>
      </w:r>
      <w:r w:rsidRPr="00BC43BE">
        <w:rPr>
          <w:rFonts w:cs="B Nazanin"/>
          <w:sz w:val="22"/>
          <w:szCs w:val="22"/>
          <w:rtl/>
        </w:rPr>
        <w:t xml:space="preserve"> </w:t>
      </w:r>
      <w:r w:rsidRPr="00BC43BE">
        <w:rPr>
          <w:rFonts w:cs="B Nazanin" w:hint="cs"/>
          <w:sz w:val="22"/>
          <w:szCs w:val="22"/>
          <w:rtl/>
        </w:rPr>
        <w:t>کنند</w:t>
      </w:r>
      <w:r w:rsidR="00CA6B23" w:rsidRPr="00BC43BE">
        <w:rPr>
          <w:rFonts w:cs="B Nazanin"/>
          <w:sz w:val="22"/>
          <w:szCs w:val="22"/>
          <w:rtl/>
        </w:rPr>
        <w:t>[</w:t>
      </w:r>
      <w:r w:rsidR="00D57C03">
        <w:rPr>
          <w:rFonts w:cs="B Nazanin" w:hint="cs"/>
          <w:sz w:val="22"/>
          <w:szCs w:val="22"/>
          <w:rtl/>
        </w:rPr>
        <w:t>11</w:t>
      </w:r>
      <w:r w:rsidR="00CA6B23" w:rsidRPr="00BC43BE">
        <w:rPr>
          <w:rFonts w:cs="B Nazanin"/>
          <w:sz w:val="22"/>
          <w:szCs w:val="22"/>
          <w:rtl/>
        </w:rPr>
        <w:t>]</w:t>
      </w:r>
      <w:r w:rsidRPr="00BC43BE">
        <w:rPr>
          <w:rFonts w:cs="B Nazanin"/>
          <w:sz w:val="22"/>
          <w:szCs w:val="22"/>
          <w:rtl/>
        </w:rPr>
        <w:t>.</w:t>
      </w:r>
      <w:r w:rsidR="00CA6B23">
        <w:rPr>
          <w:rFonts w:cs="B Nazanin" w:hint="cs"/>
          <w:sz w:val="22"/>
          <w:szCs w:val="22"/>
          <w:rtl/>
        </w:rPr>
        <w:t xml:space="preserve"> برخی از صنایع همانند سازمان صنعتی ژاپن، تست‌هایی برای بررسی دقت و بازده پرس‌های مکانیکی ارائه کرده‌اند[</w:t>
      </w:r>
      <w:r w:rsidR="00D57C03">
        <w:rPr>
          <w:rFonts w:cs="B Nazanin" w:hint="cs"/>
          <w:sz w:val="22"/>
          <w:szCs w:val="22"/>
          <w:rtl/>
        </w:rPr>
        <w:t>12</w:t>
      </w:r>
      <w:r w:rsidR="00CA6B23">
        <w:rPr>
          <w:rFonts w:cs="B Nazanin" w:hint="cs"/>
          <w:sz w:val="22"/>
          <w:szCs w:val="22"/>
          <w:rtl/>
        </w:rPr>
        <w:t>].</w:t>
      </w:r>
    </w:p>
    <w:p w:rsidR="00241F97" w:rsidRDefault="0063112B" w:rsidP="00D57C03">
      <w:pPr>
        <w:bidi/>
        <w:ind w:firstLine="288"/>
        <w:rPr>
          <w:rFonts w:cs="B Nazanin"/>
          <w:color w:val="000000" w:themeColor="text1"/>
          <w:sz w:val="22"/>
          <w:szCs w:val="22"/>
        </w:rPr>
      </w:pPr>
      <w:r>
        <w:rPr>
          <w:rFonts w:cs="B Nazanin" w:hint="cs"/>
          <w:color w:val="000000" w:themeColor="text1"/>
          <w:sz w:val="22"/>
          <w:szCs w:val="22"/>
          <w:rtl/>
        </w:rPr>
        <w:t>فضل‌یاب و تاش سینماتیک و دینامیک مکانیزم پرس دو</w:t>
      </w:r>
      <w:r w:rsidR="007811F1">
        <w:rPr>
          <w:rFonts w:cs="B Nazanin" w:hint="cs"/>
          <w:color w:val="000000" w:themeColor="text1"/>
          <w:sz w:val="22"/>
          <w:szCs w:val="22"/>
          <w:rtl/>
        </w:rPr>
        <w:t>عمله</w:t>
      </w:r>
      <w:r>
        <w:rPr>
          <w:rFonts w:cs="B Nazanin" w:hint="cs"/>
          <w:color w:val="000000" w:themeColor="text1"/>
          <w:sz w:val="22"/>
          <w:szCs w:val="22"/>
          <w:rtl/>
        </w:rPr>
        <w:t xml:space="preserve"> را مورد مطالعه قرار قرار دادند و تحلیل تنش کل پرس را بررسی کرده‌اند[</w:t>
      </w:r>
      <w:r w:rsidR="00D57C03">
        <w:rPr>
          <w:rFonts w:cs="B Nazanin" w:hint="cs"/>
          <w:color w:val="000000" w:themeColor="text1"/>
          <w:sz w:val="22"/>
          <w:szCs w:val="22"/>
          <w:rtl/>
        </w:rPr>
        <w:t>13</w:t>
      </w:r>
      <w:r>
        <w:rPr>
          <w:rFonts w:cs="B Nazanin" w:hint="cs"/>
          <w:color w:val="000000" w:themeColor="text1"/>
          <w:sz w:val="22"/>
          <w:szCs w:val="22"/>
          <w:rtl/>
        </w:rPr>
        <w:t>]</w:t>
      </w:r>
      <w:r w:rsidR="00241F97">
        <w:rPr>
          <w:rFonts w:cs="B Nazanin" w:hint="cs"/>
          <w:color w:val="000000" w:themeColor="text1"/>
          <w:sz w:val="22"/>
          <w:szCs w:val="22"/>
          <w:rtl/>
        </w:rPr>
        <w:t>.</w:t>
      </w:r>
    </w:p>
    <w:p w:rsidR="00BF7937" w:rsidRDefault="00BF7937" w:rsidP="00BF7937">
      <w:pPr>
        <w:bidi/>
        <w:ind w:firstLine="288"/>
        <w:rPr>
          <w:rFonts w:cs="B Nazanin"/>
          <w:color w:val="000000" w:themeColor="text1"/>
          <w:sz w:val="22"/>
          <w:szCs w:val="22"/>
        </w:rPr>
      </w:pPr>
    </w:p>
    <w:p w:rsidR="006662C8" w:rsidRPr="006662C8" w:rsidRDefault="006662C8" w:rsidP="006662C8">
      <w:pPr>
        <w:bidi/>
        <w:rPr>
          <w:rFonts w:cs="B Nazanin"/>
          <w:b/>
          <w:bCs/>
          <w:color w:val="000000" w:themeColor="text1"/>
          <w:sz w:val="22"/>
          <w:szCs w:val="22"/>
          <w:rtl/>
        </w:rPr>
      </w:pPr>
      <w:r w:rsidRPr="006662C8">
        <w:rPr>
          <w:rFonts w:cs="B Nazanin" w:hint="cs"/>
          <w:b/>
          <w:bCs/>
          <w:color w:val="000000" w:themeColor="text1"/>
          <w:sz w:val="22"/>
          <w:szCs w:val="22"/>
          <w:rtl/>
        </w:rPr>
        <w:lastRenderedPageBreak/>
        <w:t>تعریف مساله</w:t>
      </w:r>
    </w:p>
    <w:p w:rsidR="003A29A8" w:rsidRPr="00B52169" w:rsidRDefault="00241F97" w:rsidP="004F0852">
      <w:pPr>
        <w:bidi/>
        <w:ind w:firstLine="288"/>
        <w:rPr>
          <w:rFonts w:cs="B Nazanin"/>
          <w:color w:val="000000" w:themeColor="text1"/>
          <w:sz w:val="22"/>
          <w:szCs w:val="22"/>
        </w:rPr>
      </w:pPr>
      <w:r>
        <w:rPr>
          <w:rFonts w:cs="B Nazanin" w:hint="cs"/>
          <w:color w:val="000000" w:themeColor="text1"/>
          <w:sz w:val="22"/>
          <w:szCs w:val="22"/>
          <w:rtl/>
        </w:rPr>
        <w:t xml:space="preserve"> </w:t>
      </w:r>
      <w:r w:rsidR="00C844DE">
        <w:rPr>
          <w:rFonts w:cs="B Nazanin" w:hint="cs"/>
          <w:color w:val="000000" w:themeColor="text1"/>
          <w:sz w:val="22"/>
          <w:szCs w:val="22"/>
          <w:rtl/>
        </w:rPr>
        <w:t>یکی از تغییرات متداول در شرایط کاری پرس‌ها</w:t>
      </w:r>
      <w:r w:rsidR="00CA6B23">
        <w:rPr>
          <w:rFonts w:cs="B Nazanin" w:hint="cs"/>
          <w:color w:val="000000" w:themeColor="text1"/>
          <w:sz w:val="22"/>
          <w:szCs w:val="22"/>
          <w:rtl/>
        </w:rPr>
        <w:t>ی مکانیکی</w:t>
      </w:r>
      <w:r w:rsidR="00C844DE">
        <w:rPr>
          <w:rFonts w:cs="B Nazanin" w:hint="cs"/>
          <w:color w:val="000000" w:themeColor="text1"/>
          <w:sz w:val="22"/>
          <w:szCs w:val="22"/>
          <w:rtl/>
        </w:rPr>
        <w:t>، استفاده از قالب‌های کوچک حالت تک‌</w:t>
      </w:r>
      <w:r w:rsidR="007811F1">
        <w:rPr>
          <w:rFonts w:cs="B Nazanin" w:hint="cs"/>
          <w:color w:val="000000" w:themeColor="text1"/>
          <w:sz w:val="22"/>
          <w:szCs w:val="22"/>
          <w:rtl/>
        </w:rPr>
        <w:t>عمله</w:t>
      </w:r>
      <w:r w:rsidR="00C844DE">
        <w:rPr>
          <w:rFonts w:cs="B Nazanin" w:hint="cs"/>
          <w:color w:val="000000" w:themeColor="text1"/>
          <w:sz w:val="22"/>
          <w:szCs w:val="22"/>
          <w:rtl/>
        </w:rPr>
        <w:t xml:space="preserve"> برای </w:t>
      </w:r>
      <w:r w:rsidR="007811F1">
        <w:rPr>
          <w:rFonts w:cs="B Nazanin" w:hint="cs"/>
          <w:color w:val="000000" w:themeColor="text1"/>
          <w:sz w:val="22"/>
          <w:szCs w:val="22"/>
          <w:rtl/>
        </w:rPr>
        <w:t>پرس</w:t>
      </w:r>
      <w:r w:rsidR="00C844DE">
        <w:rPr>
          <w:rFonts w:cs="B Nazanin" w:hint="cs"/>
          <w:color w:val="000000" w:themeColor="text1"/>
          <w:sz w:val="22"/>
          <w:szCs w:val="22"/>
          <w:rtl/>
        </w:rPr>
        <w:t xml:space="preserve">‌های </w:t>
      </w:r>
      <w:r w:rsidR="00217F5B">
        <w:rPr>
          <w:rFonts w:cs="B Nazanin" w:hint="cs"/>
          <w:color w:val="000000" w:themeColor="text1"/>
          <w:sz w:val="22"/>
          <w:szCs w:val="22"/>
          <w:rtl/>
        </w:rPr>
        <w:t>دو</w:t>
      </w:r>
      <w:r w:rsidR="00C844DE">
        <w:rPr>
          <w:rFonts w:cs="B Nazanin" w:hint="cs"/>
          <w:color w:val="000000" w:themeColor="text1"/>
          <w:sz w:val="22"/>
          <w:szCs w:val="22"/>
          <w:rtl/>
        </w:rPr>
        <w:t>‌</w:t>
      </w:r>
      <w:r w:rsidR="007811F1">
        <w:rPr>
          <w:rFonts w:cs="B Nazanin" w:hint="cs"/>
          <w:color w:val="000000" w:themeColor="text1"/>
          <w:sz w:val="22"/>
          <w:szCs w:val="22"/>
          <w:rtl/>
        </w:rPr>
        <w:t>عمله</w:t>
      </w:r>
      <w:r w:rsidR="00C844DE">
        <w:rPr>
          <w:rFonts w:cs="B Nazanin" w:hint="cs"/>
          <w:color w:val="000000" w:themeColor="text1"/>
          <w:sz w:val="22"/>
          <w:szCs w:val="22"/>
          <w:rtl/>
        </w:rPr>
        <w:t xml:space="preserve"> است</w:t>
      </w:r>
      <w:r w:rsidR="003A29A8">
        <w:rPr>
          <w:rFonts w:cs="B Nazanin" w:hint="cs"/>
          <w:color w:val="000000" w:themeColor="text1"/>
          <w:sz w:val="22"/>
          <w:szCs w:val="22"/>
          <w:rtl/>
        </w:rPr>
        <w:t xml:space="preserve">. </w:t>
      </w:r>
      <w:r w:rsidR="00FE4EC0">
        <w:rPr>
          <w:rFonts w:cs="B Nazanin" w:hint="cs"/>
          <w:color w:val="000000" w:themeColor="text1"/>
          <w:sz w:val="22"/>
          <w:szCs w:val="22"/>
          <w:rtl/>
        </w:rPr>
        <w:t xml:space="preserve">این </w:t>
      </w:r>
      <w:r w:rsidR="004F0852">
        <w:rPr>
          <w:rFonts w:cs="B Nazanin" w:hint="cs"/>
          <w:color w:val="000000" w:themeColor="text1"/>
          <w:sz w:val="22"/>
          <w:szCs w:val="22"/>
          <w:rtl/>
        </w:rPr>
        <w:t>عمل</w:t>
      </w:r>
      <w:r w:rsidR="00B52169">
        <w:rPr>
          <w:rFonts w:cs="B Nazanin" w:hint="cs"/>
          <w:color w:val="000000" w:themeColor="text1"/>
          <w:sz w:val="22"/>
          <w:szCs w:val="22"/>
          <w:rtl/>
        </w:rPr>
        <w:t>،</w:t>
      </w:r>
      <w:r w:rsidR="00FE4EC0">
        <w:rPr>
          <w:rFonts w:cs="B Nazanin" w:hint="cs"/>
          <w:color w:val="000000" w:themeColor="text1"/>
          <w:sz w:val="22"/>
          <w:szCs w:val="22"/>
          <w:rtl/>
        </w:rPr>
        <w:t xml:space="preserve"> از یک </w:t>
      </w:r>
      <w:r w:rsidR="00217F5B">
        <w:rPr>
          <w:rFonts w:cs="B Nazanin" w:hint="cs"/>
          <w:color w:val="000000" w:themeColor="text1"/>
          <w:sz w:val="22"/>
          <w:szCs w:val="22"/>
          <w:rtl/>
        </w:rPr>
        <w:t>سو</w:t>
      </w:r>
      <w:r w:rsidR="00FE4EC0">
        <w:rPr>
          <w:rFonts w:cs="B Nazanin" w:hint="cs"/>
          <w:color w:val="000000" w:themeColor="text1"/>
          <w:sz w:val="22"/>
          <w:szCs w:val="22"/>
          <w:rtl/>
        </w:rPr>
        <w:t xml:space="preserve"> باعث کاهش هزینه قالب می‌شود</w:t>
      </w:r>
      <w:r w:rsidR="004F0852">
        <w:rPr>
          <w:rFonts w:cs="B Nazanin" w:hint="cs"/>
          <w:color w:val="000000" w:themeColor="text1"/>
          <w:sz w:val="22"/>
          <w:szCs w:val="22"/>
          <w:rtl/>
        </w:rPr>
        <w:t>،</w:t>
      </w:r>
      <w:r w:rsidR="00FE4EC0">
        <w:rPr>
          <w:rFonts w:cs="B Nazanin" w:hint="cs"/>
          <w:color w:val="000000" w:themeColor="text1"/>
          <w:sz w:val="22"/>
          <w:szCs w:val="22"/>
          <w:rtl/>
        </w:rPr>
        <w:t xml:space="preserve"> </w:t>
      </w:r>
      <w:r w:rsidR="00825506">
        <w:rPr>
          <w:rFonts w:cs="B Nazanin" w:hint="cs"/>
          <w:color w:val="000000" w:themeColor="text1"/>
          <w:sz w:val="22"/>
          <w:szCs w:val="22"/>
          <w:rtl/>
        </w:rPr>
        <w:t xml:space="preserve">اما </w:t>
      </w:r>
      <w:r w:rsidR="00FE4EC0">
        <w:rPr>
          <w:rFonts w:cs="B Nazanin" w:hint="cs"/>
          <w:color w:val="000000" w:themeColor="text1"/>
          <w:sz w:val="22"/>
          <w:szCs w:val="22"/>
          <w:rtl/>
        </w:rPr>
        <w:t xml:space="preserve">از </w:t>
      </w:r>
      <w:r w:rsidR="00C844DE">
        <w:rPr>
          <w:rFonts w:cs="B Nazanin" w:hint="cs"/>
          <w:color w:val="000000" w:themeColor="text1"/>
          <w:sz w:val="22"/>
          <w:szCs w:val="22"/>
          <w:rtl/>
        </w:rPr>
        <w:t xml:space="preserve">سوی </w:t>
      </w:r>
      <w:r w:rsidR="00FE4EC0">
        <w:rPr>
          <w:rFonts w:cs="B Nazanin" w:hint="cs"/>
          <w:color w:val="000000" w:themeColor="text1"/>
          <w:sz w:val="22"/>
          <w:szCs w:val="22"/>
          <w:rtl/>
        </w:rPr>
        <w:t xml:space="preserve">دیگر </w:t>
      </w:r>
      <w:r w:rsidR="00126EE6">
        <w:rPr>
          <w:rFonts w:cs="B Nazanin" w:hint="cs"/>
          <w:color w:val="000000" w:themeColor="text1"/>
          <w:sz w:val="22"/>
          <w:szCs w:val="22"/>
          <w:rtl/>
        </w:rPr>
        <w:t xml:space="preserve">باعث تغییر در نیروهای وارد بر مکانیزم </w:t>
      </w:r>
      <w:r w:rsidR="00CE5485">
        <w:rPr>
          <w:rFonts w:cs="B Nazanin" w:hint="cs"/>
          <w:color w:val="000000" w:themeColor="text1"/>
          <w:sz w:val="22"/>
          <w:szCs w:val="22"/>
          <w:rtl/>
        </w:rPr>
        <w:t>سنبه</w:t>
      </w:r>
      <w:r w:rsidR="004F0852">
        <w:rPr>
          <w:rFonts w:cs="B Nazanin" w:hint="cs"/>
          <w:color w:val="000000" w:themeColor="text1"/>
          <w:sz w:val="22"/>
          <w:szCs w:val="22"/>
          <w:rtl/>
        </w:rPr>
        <w:t xml:space="preserve"> شده و با حذف مکانیزم ورقگیر سبب</w:t>
      </w:r>
      <w:r w:rsidR="00126EE6">
        <w:rPr>
          <w:rFonts w:cs="B Nazanin" w:hint="cs"/>
          <w:color w:val="000000" w:themeColor="text1"/>
          <w:sz w:val="22"/>
          <w:szCs w:val="22"/>
          <w:rtl/>
        </w:rPr>
        <w:t xml:space="preserve"> از دست دادن مزایای</w:t>
      </w:r>
      <w:r w:rsidR="004F0852">
        <w:rPr>
          <w:rFonts w:cs="B Nazanin" w:hint="cs"/>
          <w:color w:val="000000" w:themeColor="text1"/>
          <w:sz w:val="22"/>
          <w:szCs w:val="22"/>
          <w:rtl/>
        </w:rPr>
        <w:t xml:space="preserve"> این</w:t>
      </w:r>
      <w:r w:rsidR="00126EE6">
        <w:rPr>
          <w:rFonts w:cs="B Nazanin" w:hint="cs"/>
          <w:color w:val="000000" w:themeColor="text1"/>
          <w:sz w:val="22"/>
          <w:szCs w:val="22"/>
          <w:rtl/>
        </w:rPr>
        <w:t xml:space="preserve"> مکانیزم در فرآیند شکل‌دهی می‌شود.</w:t>
      </w:r>
      <w:r w:rsidR="00DB6831">
        <w:rPr>
          <w:rFonts w:cs="B Nazanin" w:hint="cs"/>
          <w:color w:val="000000" w:themeColor="text1"/>
          <w:sz w:val="22"/>
          <w:szCs w:val="22"/>
          <w:rtl/>
        </w:rPr>
        <w:t xml:space="preserve"> </w:t>
      </w:r>
      <w:r w:rsidR="007F02AF">
        <w:rPr>
          <w:rFonts w:cs="B Nazanin" w:hint="cs"/>
          <w:color w:val="000000" w:themeColor="text1"/>
          <w:sz w:val="22"/>
          <w:szCs w:val="22"/>
          <w:rtl/>
        </w:rPr>
        <w:t xml:space="preserve">در </w:t>
      </w:r>
      <w:r>
        <w:rPr>
          <w:rFonts w:cs="B Nazanin" w:hint="cs"/>
          <w:color w:val="000000" w:themeColor="text1"/>
          <w:sz w:val="22"/>
          <w:szCs w:val="22"/>
          <w:rtl/>
        </w:rPr>
        <w:t xml:space="preserve">این </w:t>
      </w:r>
      <w:r w:rsidR="007F02AF">
        <w:rPr>
          <w:rFonts w:cs="B Nazanin" w:hint="cs"/>
          <w:color w:val="000000" w:themeColor="text1"/>
          <w:sz w:val="22"/>
          <w:szCs w:val="22"/>
          <w:rtl/>
        </w:rPr>
        <w:t>حالت</w:t>
      </w:r>
      <w:r w:rsidR="004F0852">
        <w:rPr>
          <w:rFonts w:cs="B Nazanin" w:hint="cs"/>
          <w:color w:val="000000" w:themeColor="text1"/>
          <w:sz w:val="22"/>
          <w:szCs w:val="22"/>
          <w:rtl/>
        </w:rPr>
        <w:t>،</w:t>
      </w:r>
      <w:r w:rsidR="007F02AF">
        <w:rPr>
          <w:rFonts w:cs="B Nazanin" w:hint="cs"/>
          <w:color w:val="000000" w:themeColor="text1"/>
          <w:sz w:val="22"/>
          <w:szCs w:val="22"/>
          <w:rtl/>
        </w:rPr>
        <w:t xml:space="preserve"> قالب را روی بالشتک نیوماتیکی یا هیدرولیکی قرار می‌دهند تا از ایجاد نیروی </w:t>
      </w:r>
      <w:r w:rsidR="004F0852">
        <w:rPr>
          <w:rFonts w:cs="B Nazanin" w:hint="cs"/>
          <w:color w:val="000000" w:themeColor="text1"/>
          <w:sz w:val="22"/>
          <w:szCs w:val="22"/>
          <w:rtl/>
        </w:rPr>
        <w:t>ناگهانی و چروکیده شدن ورق</w:t>
      </w:r>
      <w:r w:rsidR="007F02AF">
        <w:rPr>
          <w:rFonts w:cs="B Nazanin" w:hint="cs"/>
          <w:color w:val="000000" w:themeColor="text1"/>
          <w:sz w:val="22"/>
          <w:szCs w:val="22"/>
          <w:rtl/>
        </w:rPr>
        <w:t xml:space="preserve"> جلوگیری شود. با تنظیم پروف</w:t>
      </w:r>
      <w:r w:rsidR="00952786">
        <w:rPr>
          <w:rFonts w:cs="B Nazanin" w:hint="cs"/>
          <w:color w:val="000000" w:themeColor="text1"/>
          <w:sz w:val="22"/>
          <w:szCs w:val="22"/>
          <w:rtl/>
        </w:rPr>
        <w:t>یل فشار توسط بالشتک</w:t>
      </w:r>
      <w:r w:rsidR="004F0852">
        <w:rPr>
          <w:rFonts w:cs="B Nazanin" w:hint="cs"/>
          <w:color w:val="000000" w:themeColor="text1"/>
          <w:sz w:val="22"/>
          <w:szCs w:val="22"/>
          <w:rtl/>
        </w:rPr>
        <w:t>، نیروی وارد شده از طرف بالشتک به مکانیزم قابل تنظیم است</w:t>
      </w:r>
      <w:r w:rsidR="0047713B">
        <w:rPr>
          <w:rFonts w:cs="B Nazanin" w:hint="cs"/>
          <w:color w:val="000000" w:themeColor="text1"/>
          <w:sz w:val="22"/>
          <w:szCs w:val="22"/>
          <w:rtl/>
        </w:rPr>
        <w:t>[</w:t>
      </w:r>
      <w:r w:rsidR="004238F4">
        <w:rPr>
          <w:rFonts w:cs="B Nazanin" w:hint="cs"/>
          <w:color w:val="000000" w:themeColor="text1"/>
          <w:sz w:val="22"/>
          <w:szCs w:val="22"/>
          <w:rtl/>
        </w:rPr>
        <w:t>14</w:t>
      </w:r>
      <w:r w:rsidR="0047713B">
        <w:rPr>
          <w:rFonts w:cs="B Nazanin" w:hint="cs"/>
          <w:color w:val="000000" w:themeColor="text1"/>
          <w:sz w:val="22"/>
          <w:szCs w:val="22"/>
          <w:rtl/>
        </w:rPr>
        <w:t>]</w:t>
      </w:r>
      <w:r w:rsidR="00D04B92">
        <w:rPr>
          <w:rFonts w:cs="B Nazanin" w:hint="cs"/>
          <w:color w:val="000000" w:themeColor="text1"/>
          <w:sz w:val="22"/>
          <w:szCs w:val="22"/>
          <w:rtl/>
        </w:rPr>
        <w:t>.</w:t>
      </w:r>
      <w:r w:rsidR="00726753" w:rsidRPr="00726753">
        <w:rPr>
          <w:rFonts w:cs="B Nazanin" w:hint="cs"/>
          <w:sz w:val="22"/>
          <w:szCs w:val="22"/>
          <w:rtl/>
        </w:rPr>
        <w:t xml:space="preserve"> در برخی صنایع</w:t>
      </w:r>
      <w:r w:rsidR="00726753">
        <w:rPr>
          <w:rFonts w:cs="B Nazanin" w:hint="cs"/>
          <w:sz w:val="22"/>
          <w:szCs w:val="22"/>
          <w:rtl/>
        </w:rPr>
        <w:t xml:space="preserve"> این</w:t>
      </w:r>
      <w:r w:rsidR="00726753" w:rsidRPr="00726753">
        <w:rPr>
          <w:rFonts w:cs="B Nazanin" w:hint="cs"/>
          <w:sz w:val="22"/>
          <w:szCs w:val="22"/>
          <w:rtl/>
        </w:rPr>
        <w:t xml:space="preserve"> تغییر</w:t>
      </w:r>
      <w:r w:rsidR="00B52169">
        <w:rPr>
          <w:rFonts w:cs="B Nazanin" w:hint="cs"/>
          <w:sz w:val="22"/>
          <w:szCs w:val="22"/>
          <w:rtl/>
        </w:rPr>
        <w:t>،</w:t>
      </w:r>
      <w:r w:rsidR="00726753" w:rsidRPr="00726753">
        <w:rPr>
          <w:rFonts w:cs="B Nazanin" w:hint="cs"/>
          <w:sz w:val="22"/>
          <w:szCs w:val="22"/>
          <w:rtl/>
        </w:rPr>
        <w:t xml:space="preserve"> منجر به بروز خرابی و کاهش عمر</w:t>
      </w:r>
      <w:r w:rsidR="004F0852">
        <w:rPr>
          <w:rFonts w:cs="B Nazanin" w:hint="cs"/>
          <w:sz w:val="22"/>
          <w:szCs w:val="22"/>
          <w:rtl/>
        </w:rPr>
        <w:t xml:space="preserve"> دستگاه پرس</w:t>
      </w:r>
      <w:r w:rsidR="00726753" w:rsidRPr="00726753">
        <w:rPr>
          <w:rFonts w:cs="B Nazanin" w:hint="cs"/>
          <w:sz w:val="22"/>
          <w:szCs w:val="22"/>
          <w:rtl/>
        </w:rPr>
        <w:t xml:space="preserve"> شده است.</w:t>
      </w:r>
      <w:r w:rsidR="00DB6831">
        <w:rPr>
          <w:rFonts w:cs="B Nazanin"/>
          <w:sz w:val="22"/>
          <w:szCs w:val="22"/>
        </w:rPr>
        <w:t xml:space="preserve"> </w:t>
      </w:r>
      <w:r w:rsidR="004A0449">
        <w:rPr>
          <w:rFonts w:cs="B Nazanin" w:hint="cs"/>
          <w:color w:val="000000" w:themeColor="text1"/>
          <w:sz w:val="22"/>
          <w:szCs w:val="22"/>
          <w:rtl/>
        </w:rPr>
        <w:t xml:space="preserve">مقاله پیش‌رو </w:t>
      </w:r>
      <w:r w:rsidR="004F0852">
        <w:rPr>
          <w:rFonts w:cs="B Nazanin" w:hint="cs"/>
          <w:color w:val="000000" w:themeColor="text1"/>
          <w:sz w:val="22"/>
          <w:szCs w:val="22"/>
          <w:rtl/>
        </w:rPr>
        <w:t xml:space="preserve">تحلیل سازه‌ایی کاملی، </w:t>
      </w:r>
      <w:r w:rsidR="004A0449">
        <w:rPr>
          <w:rFonts w:cs="B Nazanin" w:hint="cs"/>
          <w:color w:val="000000" w:themeColor="text1"/>
          <w:sz w:val="22"/>
          <w:szCs w:val="22"/>
          <w:rtl/>
        </w:rPr>
        <w:t>برای پرس دو</w:t>
      </w:r>
      <w:r w:rsidR="007811F1">
        <w:rPr>
          <w:rFonts w:cs="B Nazanin" w:hint="cs"/>
          <w:color w:val="000000" w:themeColor="text1"/>
          <w:sz w:val="22"/>
          <w:szCs w:val="22"/>
          <w:rtl/>
        </w:rPr>
        <w:t>عمله</w:t>
      </w:r>
      <w:r w:rsidR="004A0449">
        <w:rPr>
          <w:rFonts w:cs="B Nazanin" w:hint="cs"/>
          <w:color w:val="000000" w:themeColor="text1"/>
          <w:sz w:val="22"/>
          <w:szCs w:val="22"/>
          <w:rtl/>
        </w:rPr>
        <w:t>‌ی 2000 تن</w:t>
      </w:r>
      <w:r w:rsidR="004F0852">
        <w:rPr>
          <w:rFonts w:cs="B Nazanin" w:hint="cs"/>
          <w:color w:val="000000" w:themeColor="text1"/>
          <w:sz w:val="22"/>
          <w:szCs w:val="22"/>
          <w:rtl/>
        </w:rPr>
        <w:t xml:space="preserve"> موجود</w:t>
      </w:r>
      <w:r w:rsidR="004A0449">
        <w:rPr>
          <w:rFonts w:cs="B Nazanin" w:hint="cs"/>
          <w:color w:val="000000" w:themeColor="text1"/>
          <w:sz w:val="22"/>
          <w:szCs w:val="22"/>
          <w:rtl/>
        </w:rPr>
        <w:t xml:space="preserve"> </w:t>
      </w:r>
      <w:r w:rsidR="004F0852">
        <w:rPr>
          <w:rFonts w:cs="B Nazanin" w:hint="cs"/>
          <w:color w:val="000000" w:themeColor="text1"/>
          <w:sz w:val="22"/>
          <w:szCs w:val="22"/>
          <w:rtl/>
        </w:rPr>
        <w:t xml:space="preserve">در </w:t>
      </w:r>
      <w:r w:rsidR="00726753">
        <w:rPr>
          <w:rFonts w:cs="B Nazanin" w:hint="cs"/>
          <w:color w:val="000000" w:themeColor="text1"/>
          <w:sz w:val="22"/>
          <w:szCs w:val="22"/>
          <w:rtl/>
        </w:rPr>
        <w:t>یکی از این صنایع</w:t>
      </w:r>
      <w:r w:rsidR="00D12815">
        <w:rPr>
          <w:rStyle w:val="FootnoteReference"/>
          <w:rFonts w:cs="B Nazanin"/>
          <w:color w:val="000000" w:themeColor="text1"/>
          <w:sz w:val="22"/>
          <w:szCs w:val="22"/>
          <w:rtl/>
        </w:rPr>
        <w:footnoteReference w:id="19"/>
      </w:r>
      <w:r w:rsidR="006408A2">
        <w:rPr>
          <w:rFonts w:cs="B Nazanin" w:hint="cs"/>
          <w:color w:val="000000" w:themeColor="text1"/>
          <w:sz w:val="22"/>
          <w:szCs w:val="22"/>
          <w:rtl/>
        </w:rPr>
        <w:t xml:space="preserve"> ارائه می‌دهد.</w:t>
      </w:r>
    </w:p>
    <w:p w:rsidR="00A17FB7" w:rsidRPr="00CB0304" w:rsidRDefault="00A17FB7" w:rsidP="004F0852">
      <w:pPr>
        <w:bidi/>
        <w:ind w:firstLine="289"/>
        <w:rPr>
          <w:rFonts w:cs="B Nazanin"/>
          <w:sz w:val="22"/>
          <w:szCs w:val="22"/>
          <w:rtl/>
        </w:rPr>
      </w:pPr>
      <w:r>
        <w:rPr>
          <w:rFonts w:cs="B Nazanin" w:hint="cs"/>
          <w:sz w:val="22"/>
          <w:szCs w:val="22"/>
          <w:rtl/>
        </w:rPr>
        <w:t>این بررسی با تحلیل سینماتیک پرس آغاز می‌شود و پس از آن دینامیک پرس مورد مطالعه قرار می‌گیرد. در پایان</w:t>
      </w:r>
      <w:r w:rsidR="00EF4D2A">
        <w:rPr>
          <w:rFonts w:cs="B Nazanin" w:hint="cs"/>
          <w:sz w:val="22"/>
          <w:szCs w:val="22"/>
          <w:rtl/>
        </w:rPr>
        <w:t>،</w:t>
      </w:r>
      <w:r>
        <w:rPr>
          <w:rFonts w:cs="B Nazanin" w:hint="cs"/>
          <w:sz w:val="22"/>
          <w:szCs w:val="22"/>
          <w:rtl/>
        </w:rPr>
        <w:t xml:space="preserve"> تحلیل </w:t>
      </w:r>
      <w:r w:rsidR="004F0852">
        <w:rPr>
          <w:rFonts w:cs="B Nazanin" w:hint="cs"/>
          <w:sz w:val="22"/>
          <w:szCs w:val="22"/>
          <w:rtl/>
        </w:rPr>
        <w:t>نتایج</w:t>
      </w:r>
      <w:r w:rsidR="00BB4425">
        <w:rPr>
          <w:rFonts w:cs="B Nazanin" w:hint="cs"/>
          <w:sz w:val="22"/>
          <w:szCs w:val="22"/>
          <w:rtl/>
        </w:rPr>
        <w:t xml:space="preserve"> </w:t>
      </w:r>
      <w:r>
        <w:rPr>
          <w:rFonts w:cs="B Nazanin" w:hint="cs"/>
          <w:sz w:val="22"/>
          <w:szCs w:val="22"/>
          <w:rtl/>
        </w:rPr>
        <w:t>و بحث</w:t>
      </w:r>
      <w:r w:rsidR="00EF4D2A">
        <w:rPr>
          <w:rFonts w:cs="B Nazanin" w:hint="cs"/>
          <w:sz w:val="22"/>
          <w:szCs w:val="22"/>
          <w:rtl/>
        </w:rPr>
        <w:t>‌</w:t>
      </w:r>
      <w:r>
        <w:rPr>
          <w:rFonts w:cs="B Nazanin" w:hint="cs"/>
          <w:sz w:val="22"/>
          <w:szCs w:val="22"/>
          <w:rtl/>
        </w:rPr>
        <w:t>و</w:t>
      </w:r>
      <w:r w:rsidR="00EF4D2A">
        <w:rPr>
          <w:rFonts w:cs="B Nazanin" w:hint="cs"/>
          <w:sz w:val="22"/>
          <w:szCs w:val="22"/>
          <w:rtl/>
        </w:rPr>
        <w:t>‌</w:t>
      </w:r>
      <w:r>
        <w:rPr>
          <w:rFonts w:cs="B Nazanin" w:hint="cs"/>
          <w:sz w:val="22"/>
          <w:szCs w:val="22"/>
          <w:rtl/>
        </w:rPr>
        <w:t>نتیجه‌گیری ارائه می‌شود.</w:t>
      </w:r>
    </w:p>
    <w:p w:rsidR="00C81E4A" w:rsidRDefault="00C81E4A" w:rsidP="00C81E4A">
      <w:pPr>
        <w:bidi/>
        <w:rPr>
          <w:rFonts w:cs="B Nazanin"/>
          <w:b/>
          <w:bCs/>
          <w:rtl/>
        </w:rPr>
      </w:pPr>
    </w:p>
    <w:p w:rsidR="002E6F29" w:rsidRDefault="00D41F50" w:rsidP="002E6F29">
      <w:pPr>
        <w:bidi/>
        <w:rPr>
          <w:rFonts w:cs="B Nazanin"/>
          <w:b/>
          <w:bCs/>
          <w:rtl/>
        </w:rPr>
      </w:pPr>
      <w:r>
        <w:rPr>
          <w:rFonts w:cs="B Nazanin" w:hint="cs"/>
          <w:b/>
          <w:bCs/>
          <w:rtl/>
        </w:rPr>
        <w:t>2</w:t>
      </w:r>
      <w:r w:rsidR="00FD0721" w:rsidRPr="00CD0A66">
        <w:rPr>
          <w:rFonts w:cs="B Nazanin" w:hint="cs"/>
          <w:b/>
          <w:bCs/>
          <w:rtl/>
        </w:rPr>
        <w:t>-بررسي سينماتيك پرس</w:t>
      </w:r>
    </w:p>
    <w:p w:rsidR="00FD0721" w:rsidRPr="002E6F29" w:rsidRDefault="00FD0721" w:rsidP="0045586E">
      <w:pPr>
        <w:bidi/>
        <w:rPr>
          <w:rFonts w:cs="B Nazanin"/>
          <w:b/>
          <w:bCs/>
          <w:rtl/>
        </w:rPr>
      </w:pPr>
      <w:r w:rsidRPr="00CB0304">
        <w:rPr>
          <w:rFonts w:cs="B Nazanin" w:hint="cs"/>
          <w:sz w:val="22"/>
          <w:szCs w:val="22"/>
          <w:rtl/>
        </w:rPr>
        <w:t>در اين بخش ابتدا زنجيره سينماتيكي</w:t>
      </w:r>
      <w:r w:rsidR="00D04B92">
        <w:rPr>
          <w:rStyle w:val="FootnoteReference"/>
          <w:rFonts w:cs="B Nazanin"/>
          <w:sz w:val="22"/>
          <w:szCs w:val="22"/>
          <w:rtl/>
        </w:rPr>
        <w:footnoteReference w:id="20"/>
      </w:r>
      <w:r w:rsidRPr="00CB0304">
        <w:rPr>
          <w:rFonts w:cs="B Nazanin" w:hint="cs"/>
          <w:sz w:val="22"/>
          <w:szCs w:val="22"/>
          <w:rtl/>
        </w:rPr>
        <w:t xml:space="preserve"> مكانيزم‌های </w:t>
      </w:r>
      <w:r w:rsidR="00CE5485">
        <w:rPr>
          <w:rFonts w:cs="B Nazanin" w:hint="cs"/>
          <w:sz w:val="22"/>
          <w:szCs w:val="22"/>
          <w:rtl/>
        </w:rPr>
        <w:t>سنبه</w:t>
      </w:r>
      <w:r w:rsidR="00452557">
        <w:rPr>
          <w:rFonts w:cs="B Nazanin" w:hint="cs"/>
          <w:sz w:val="22"/>
          <w:szCs w:val="22"/>
          <w:rtl/>
        </w:rPr>
        <w:t>‌زن</w:t>
      </w:r>
      <w:r w:rsidRPr="00CB0304">
        <w:rPr>
          <w:rFonts w:cs="B Nazanin" w:hint="cs"/>
          <w:sz w:val="22"/>
          <w:szCs w:val="22"/>
          <w:rtl/>
        </w:rPr>
        <w:t xml:space="preserve"> و ورقگیر نشان داده مي‌شود و </w:t>
      </w:r>
      <w:r w:rsidR="0047713B">
        <w:rPr>
          <w:rFonts w:cs="B Nazanin" w:hint="cs"/>
          <w:sz w:val="22"/>
          <w:szCs w:val="22"/>
          <w:rtl/>
        </w:rPr>
        <w:t xml:space="preserve">سپس </w:t>
      </w:r>
      <w:r w:rsidRPr="00CB0304">
        <w:rPr>
          <w:rFonts w:cs="B Nazanin" w:hint="cs"/>
          <w:sz w:val="22"/>
          <w:szCs w:val="22"/>
          <w:rtl/>
        </w:rPr>
        <w:t>روش محاسب</w:t>
      </w:r>
      <w:r w:rsidR="0047713B">
        <w:rPr>
          <w:rFonts w:cs="B Nazanin" w:hint="cs"/>
          <w:sz w:val="22"/>
          <w:szCs w:val="22"/>
          <w:rtl/>
        </w:rPr>
        <w:t xml:space="preserve">ه جابجايي، سرعت و شتاب زاويه‌اي مکانیزم ورقگیر </w:t>
      </w:r>
      <w:r w:rsidRPr="00CB0304">
        <w:rPr>
          <w:rFonts w:cs="B Nazanin" w:hint="cs"/>
          <w:sz w:val="22"/>
          <w:szCs w:val="22"/>
          <w:rtl/>
        </w:rPr>
        <w:t xml:space="preserve">بيان خواهد شد. </w:t>
      </w:r>
      <w:r w:rsidR="0047713B">
        <w:rPr>
          <w:rFonts w:cs="B Nazanin" w:hint="cs"/>
          <w:sz w:val="22"/>
          <w:szCs w:val="22"/>
          <w:rtl/>
        </w:rPr>
        <w:t xml:space="preserve">به دلیل محدودیت و مشابهت روش، از آوردن معادلات مکانیزم </w:t>
      </w:r>
      <w:r w:rsidR="00CE5485">
        <w:rPr>
          <w:rFonts w:cs="B Nazanin" w:hint="cs"/>
          <w:sz w:val="22"/>
          <w:szCs w:val="22"/>
          <w:rtl/>
        </w:rPr>
        <w:t>سنبه</w:t>
      </w:r>
      <w:r w:rsidR="0047713B">
        <w:rPr>
          <w:rFonts w:cs="B Nazanin" w:hint="cs"/>
          <w:sz w:val="22"/>
          <w:szCs w:val="22"/>
          <w:rtl/>
        </w:rPr>
        <w:t>‌زن صرف نظر شده است. پس از بدست آوردن معادلات</w:t>
      </w:r>
      <w:r w:rsidR="0045586E">
        <w:rPr>
          <w:rFonts w:cs="B Nazanin" w:hint="cs"/>
          <w:sz w:val="22"/>
          <w:szCs w:val="22"/>
          <w:rtl/>
        </w:rPr>
        <w:t xml:space="preserve"> سینماتیکی</w:t>
      </w:r>
      <w:r w:rsidR="0047713B">
        <w:rPr>
          <w:rFonts w:cs="B Nazanin" w:hint="cs"/>
          <w:sz w:val="22"/>
          <w:szCs w:val="22"/>
          <w:rtl/>
        </w:rPr>
        <w:t xml:space="preserve"> </w:t>
      </w:r>
      <w:r w:rsidR="00C81E4A">
        <w:rPr>
          <w:rFonts w:cs="B Nazanin" w:hint="cs"/>
          <w:sz w:val="22"/>
          <w:szCs w:val="22"/>
          <w:rtl/>
        </w:rPr>
        <w:t xml:space="preserve">با استفاده از </w:t>
      </w:r>
      <w:r w:rsidR="00DA0BB1">
        <w:rPr>
          <w:rFonts w:cs="B Nazanin" w:hint="cs"/>
          <w:sz w:val="22"/>
          <w:szCs w:val="22"/>
          <w:rtl/>
        </w:rPr>
        <w:t>حل عددی</w:t>
      </w:r>
      <w:r w:rsidR="00C81E4A">
        <w:rPr>
          <w:rFonts w:cs="B Nazanin" w:hint="cs"/>
          <w:sz w:val="22"/>
          <w:szCs w:val="22"/>
          <w:rtl/>
        </w:rPr>
        <w:t xml:space="preserve">، </w:t>
      </w:r>
      <w:r w:rsidR="00293375">
        <w:rPr>
          <w:rFonts w:cs="B Nazanin" w:hint="cs"/>
          <w:sz w:val="22"/>
          <w:szCs w:val="22"/>
          <w:rtl/>
        </w:rPr>
        <w:t>منحنی‌</w:t>
      </w:r>
      <w:r w:rsidR="00C81E4A">
        <w:rPr>
          <w:rFonts w:cs="B Nazanin" w:hint="cs"/>
          <w:sz w:val="22"/>
          <w:szCs w:val="22"/>
          <w:rtl/>
        </w:rPr>
        <w:t xml:space="preserve">های </w:t>
      </w:r>
      <w:r w:rsidR="0045586E">
        <w:rPr>
          <w:rFonts w:cs="B Nazanin" w:hint="cs"/>
          <w:sz w:val="22"/>
          <w:szCs w:val="22"/>
          <w:rtl/>
        </w:rPr>
        <w:t>سرعت و شتاب لینک‌های</w:t>
      </w:r>
      <w:r w:rsidRPr="00CB0304">
        <w:rPr>
          <w:rFonts w:cs="B Nazanin" w:hint="cs"/>
          <w:sz w:val="22"/>
          <w:szCs w:val="22"/>
          <w:rtl/>
        </w:rPr>
        <w:t xml:space="preserve"> مکانیزم پرس</w:t>
      </w:r>
      <w:r w:rsidR="0047713B">
        <w:rPr>
          <w:rFonts w:cs="B Nazanin" w:hint="cs"/>
          <w:sz w:val="22"/>
          <w:szCs w:val="22"/>
          <w:rtl/>
        </w:rPr>
        <w:t>،</w:t>
      </w:r>
      <w:r w:rsidRPr="00CB0304">
        <w:rPr>
          <w:rFonts w:cs="B Nazanin" w:hint="cs"/>
          <w:sz w:val="22"/>
          <w:szCs w:val="22"/>
          <w:rtl/>
        </w:rPr>
        <w:t xml:space="preserve"> به دست خواهند آمد.</w:t>
      </w:r>
    </w:p>
    <w:p w:rsidR="00FD0721" w:rsidRPr="00CB0304" w:rsidRDefault="00FD0721" w:rsidP="003F6409">
      <w:pPr>
        <w:bidi/>
        <w:rPr>
          <w:rFonts w:cs="B Nazanin"/>
          <w:sz w:val="22"/>
          <w:szCs w:val="22"/>
          <w:rtl/>
        </w:rPr>
      </w:pPr>
    </w:p>
    <w:p w:rsidR="00FD0721" w:rsidRPr="00AB7771" w:rsidRDefault="00FD0721" w:rsidP="00C81E4A">
      <w:pPr>
        <w:bidi/>
        <w:rPr>
          <w:rFonts w:cs="B Nazanin"/>
          <w:b/>
          <w:bCs/>
          <w:sz w:val="22"/>
          <w:szCs w:val="22"/>
          <w:rtl/>
        </w:rPr>
      </w:pPr>
      <w:r w:rsidRPr="00AB7771">
        <w:rPr>
          <w:rFonts w:cs="B Nazanin" w:hint="cs"/>
          <w:b/>
          <w:bCs/>
          <w:sz w:val="22"/>
          <w:szCs w:val="22"/>
          <w:rtl/>
        </w:rPr>
        <w:t>2-</w:t>
      </w:r>
      <w:r w:rsidR="00C81E4A">
        <w:rPr>
          <w:rFonts w:cs="B Nazanin" w:hint="cs"/>
          <w:b/>
          <w:bCs/>
          <w:sz w:val="22"/>
          <w:szCs w:val="22"/>
          <w:rtl/>
        </w:rPr>
        <w:t>1</w:t>
      </w:r>
      <w:r w:rsidRPr="00AB7771">
        <w:rPr>
          <w:rFonts w:cs="B Nazanin" w:hint="cs"/>
          <w:b/>
          <w:bCs/>
          <w:sz w:val="22"/>
          <w:szCs w:val="22"/>
          <w:rtl/>
        </w:rPr>
        <w:t>- زنجيره‌ی سينماتيكي</w:t>
      </w:r>
    </w:p>
    <w:p w:rsidR="00FD0721" w:rsidRDefault="0047713B" w:rsidP="0047713B">
      <w:pPr>
        <w:bidi/>
        <w:rPr>
          <w:rFonts w:cs="B Nazanin"/>
          <w:sz w:val="22"/>
          <w:szCs w:val="22"/>
          <w:rtl/>
        </w:rPr>
      </w:pPr>
      <w:r>
        <w:rPr>
          <w:rFonts w:cs="B Nazanin" w:hint="cs"/>
          <w:sz w:val="22"/>
          <w:szCs w:val="22"/>
          <w:rtl/>
        </w:rPr>
        <w:t>در ادامه</w:t>
      </w:r>
      <w:r w:rsidR="00FD0721" w:rsidRPr="00CB0304">
        <w:rPr>
          <w:rFonts w:cs="B Nazanin" w:hint="cs"/>
          <w:sz w:val="22"/>
          <w:szCs w:val="22"/>
          <w:rtl/>
        </w:rPr>
        <w:t xml:space="preserve"> زنجيره سينماتيكي دو مكانيزم </w:t>
      </w:r>
      <w:r>
        <w:rPr>
          <w:rFonts w:cs="B Nazanin" w:hint="cs"/>
          <w:sz w:val="22"/>
          <w:szCs w:val="22"/>
          <w:rtl/>
        </w:rPr>
        <w:t>آورده شده است</w:t>
      </w:r>
      <w:r w:rsidR="00FD0721" w:rsidRPr="00CB0304">
        <w:rPr>
          <w:rFonts w:cs="B Nazanin" w:hint="cs"/>
          <w:sz w:val="22"/>
          <w:szCs w:val="22"/>
          <w:rtl/>
        </w:rPr>
        <w:t>.</w:t>
      </w:r>
    </w:p>
    <w:p w:rsidR="0047713B" w:rsidRPr="00CB0304" w:rsidRDefault="0047713B" w:rsidP="0047713B">
      <w:pPr>
        <w:bidi/>
        <w:rPr>
          <w:rFonts w:cs="B Nazanin"/>
          <w:sz w:val="22"/>
          <w:szCs w:val="22"/>
          <w:rtl/>
        </w:rPr>
      </w:pPr>
    </w:p>
    <w:p w:rsidR="00FD0721" w:rsidRPr="00AB7771" w:rsidRDefault="00FD0721" w:rsidP="00C81E4A">
      <w:pPr>
        <w:bidi/>
        <w:rPr>
          <w:rFonts w:cs="B Nazanin"/>
          <w:b/>
          <w:bCs/>
          <w:sz w:val="22"/>
          <w:szCs w:val="22"/>
          <w:rtl/>
        </w:rPr>
      </w:pPr>
      <w:r w:rsidRPr="00AB7771">
        <w:rPr>
          <w:rFonts w:cs="B Nazanin" w:hint="cs"/>
          <w:b/>
          <w:bCs/>
          <w:sz w:val="22"/>
          <w:szCs w:val="22"/>
          <w:rtl/>
        </w:rPr>
        <w:t>2-</w:t>
      </w:r>
      <w:r w:rsidR="00C81E4A">
        <w:rPr>
          <w:rFonts w:cs="B Nazanin" w:hint="cs"/>
          <w:b/>
          <w:bCs/>
          <w:sz w:val="22"/>
          <w:szCs w:val="22"/>
          <w:rtl/>
        </w:rPr>
        <w:t>1</w:t>
      </w:r>
      <w:r w:rsidRPr="00AB7771">
        <w:rPr>
          <w:rFonts w:cs="B Nazanin" w:hint="cs"/>
          <w:b/>
          <w:bCs/>
          <w:sz w:val="22"/>
          <w:szCs w:val="22"/>
          <w:rtl/>
        </w:rPr>
        <w:t>-1- مكانيزم ورق گير</w:t>
      </w:r>
    </w:p>
    <w:p w:rsidR="00FD0721" w:rsidRDefault="0047713B" w:rsidP="00FD21B5">
      <w:pPr>
        <w:bidi/>
        <w:rPr>
          <w:rFonts w:cs="B Nazanin"/>
          <w:sz w:val="22"/>
          <w:szCs w:val="22"/>
          <w:rtl/>
        </w:rPr>
      </w:pPr>
      <w:r>
        <w:rPr>
          <w:rFonts w:cs="B Nazanin" w:hint="cs"/>
          <w:sz w:val="22"/>
          <w:szCs w:val="22"/>
          <w:rtl/>
        </w:rPr>
        <w:t>شماتیک مکانیزم ورقگیر به همراه نامگذاری مفاصل در شکل</w:t>
      </w:r>
      <w:r w:rsidR="007E741D">
        <w:rPr>
          <w:rFonts w:cs="B Nazanin" w:hint="cs"/>
          <w:sz w:val="22"/>
          <w:szCs w:val="22"/>
          <w:rtl/>
        </w:rPr>
        <w:t>2</w:t>
      </w:r>
      <w:r>
        <w:rPr>
          <w:rFonts w:cs="B Nazanin" w:hint="cs"/>
          <w:sz w:val="22"/>
          <w:szCs w:val="22"/>
          <w:rtl/>
        </w:rPr>
        <w:t xml:space="preserve"> </w:t>
      </w:r>
      <w:r w:rsidR="00FD21B5">
        <w:rPr>
          <w:rFonts w:cs="B Nazanin" w:hint="cs"/>
          <w:sz w:val="22"/>
          <w:szCs w:val="22"/>
          <w:rtl/>
        </w:rPr>
        <w:t>و</w:t>
      </w:r>
      <w:r>
        <w:rPr>
          <w:rFonts w:cs="B Nazanin" w:hint="cs"/>
          <w:sz w:val="22"/>
          <w:szCs w:val="22"/>
          <w:rtl/>
        </w:rPr>
        <w:t xml:space="preserve"> مدل ریاضی به همراه </w:t>
      </w:r>
      <w:r w:rsidR="004D2C1A">
        <w:rPr>
          <w:rFonts w:cs="B Nazanin" w:hint="cs"/>
          <w:sz w:val="22"/>
          <w:szCs w:val="22"/>
          <w:rtl/>
        </w:rPr>
        <w:t>نامگذاری</w:t>
      </w:r>
      <w:r>
        <w:rPr>
          <w:rFonts w:cs="B Nazanin" w:hint="cs"/>
          <w:sz w:val="22"/>
          <w:szCs w:val="22"/>
          <w:rtl/>
        </w:rPr>
        <w:t xml:space="preserve"> رابط‌ها</w:t>
      </w:r>
      <w:r w:rsidR="00FD21B5">
        <w:rPr>
          <w:rFonts w:cs="B Nazanin" w:hint="cs"/>
          <w:sz w:val="22"/>
          <w:szCs w:val="22"/>
          <w:rtl/>
        </w:rPr>
        <w:t>ی</w:t>
      </w:r>
      <w:r>
        <w:rPr>
          <w:rFonts w:cs="B Nazanin" w:hint="cs"/>
          <w:sz w:val="22"/>
          <w:szCs w:val="22"/>
          <w:rtl/>
        </w:rPr>
        <w:t xml:space="preserve"> مکانیزم </w:t>
      </w:r>
      <w:r>
        <w:rPr>
          <w:rFonts w:cs="B Nazanin" w:hint="cs"/>
          <w:sz w:val="22"/>
          <w:szCs w:val="22"/>
          <w:rtl/>
        </w:rPr>
        <w:lastRenderedPageBreak/>
        <w:t>در شکل</w:t>
      </w:r>
      <w:r w:rsidR="007E741D">
        <w:rPr>
          <w:rFonts w:cs="B Nazanin" w:hint="cs"/>
          <w:sz w:val="22"/>
          <w:szCs w:val="22"/>
          <w:rtl/>
        </w:rPr>
        <w:t>3</w:t>
      </w:r>
      <w:r>
        <w:rPr>
          <w:rFonts w:cs="B Nazanin" w:hint="cs"/>
          <w:sz w:val="22"/>
          <w:szCs w:val="22"/>
          <w:rtl/>
        </w:rPr>
        <w:t xml:space="preserve"> آمده است</w:t>
      </w:r>
      <w:r w:rsidR="00B52B20">
        <w:rPr>
          <w:rFonts w:cs="B Nazanin" w:hint="cs"/>
          <w:sz w:val="22"/>
          <w:szCs w:val="22"/>
          <w:rtl/>
        </w:rPr>
        <w:t>.</w:t>
      </w:r>
      <w:r w:rsidR="009E24B2">
        <w:rPr>
          <w:rFonts w:cs="B Nazanin" w:hint="cs"/>
          <w:sz w:val="22"/>
          <w:szCs w:val="22"/>
          <w:rtl/>
        </w:rPr>
        <w:t xml:space="preserve"> از روشی متوال در نامگذاری رابط‌ها و مفاصل استفاده شده، بدین ترتیب که شماره‌گذاری در رابط‌ها از لینک ورودی شروع شده و به لینک خروجی خاتمه می‌یابد. </w:t>
      </w:r>
      <w:r w:rsidR="007E741D">
        <w:rPr>
          <w:rFonts w:cs="B Nazanin" w:hint="cs"/>
          <w:sz w:val="22"/>
          <w:szCs w:val="22"/>
          <w:rtl/>
        </w:rPr>
        <w:t>نام هر مفصل به دو لینک متصل شده به آن اشاره میکند. برای مثال مفصل 23 در شکل2 بین دو رابط 1 و 2 قرار گرفته است.</w:t>
      </w:r>
    </w:p>
    <w:p w:rsidR="00BD2FFF" w:rsidRPr="00B901CE" w:rsidRDefault="00BD2FFF" w:rsidP="00BD2FFF">
      <w:pPr>
        <w:bidi/>
        <w:rPr>
          <w:rFonts w:cs="B Nazanin"/>
          <w:sz w:val="18"/>
          <w:szCs w:val="18"/>
          <w:rtl/>
        </w:rPr>
      </w:pPr>
    </w:p>
    <w:p w:rsidR="00187F64" w:rsidRDefault="00570026" w:rsidP="00D25F17">
      <w:pPr>
        <w:bidi/>
        <w:jc w:val="center"/>
        <w:rPr>
          <w:rFonts w:cs="B Nazanin"/>
          <w:sz w:val="22"/>
          <w:szCs w:val="22"/>
        </w:rPr>
      </w:pPr>
      <w:r>
        <w:rPr>
          <w:rFonts w:cs="B Nazanin"/>
          <w:noProof/>
          <w:sz w:val="22"/>
          <w:szCs w:val="22"/>
          <w:lang w:bidi="ar-SA"/>
        </w:rPr>
        <w:drawing>
          <wp:inline distT="0" distB="0" distL="0" distR="0">
            <wp:extent cx="2318634" cy="2799274"/>
            <wp:effectExtent l="19050" t="0" r="5466" b="0"/>
            <wp:docPr id="29" name="Picture 29" descr="C:\Users\a\Desktop\BlankHol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esktop\BlankHolder.TIF"/>
                    <pic:cNvPicPr>
                      <a:picLocks noChangeAspect="1" noChangeArrowheads="1"/>
                    </pic:cNvPicPr>
                  </pic:nvPicPr>
                  <pic:blipFill>
                    <a:blip r:embed="rId12"/>
                    <a:srcRect/>
                    <a:stretch>
                      <a:fillRect/>
                    </a:stretch>
                  </pic:blipFill>
                  <pic:spPr bwMode="auto">
                    <a:xfrm>
                      <a:off x="0" y="0"/>
                      <a:ext cx="2319218" cy="2799979"/>
                    </a:xfrm>
                    <a:prstGeom prst="rect">
                      <a:avLst/>
                    </a:prstGeom>
                    <a:noFill/>
                    <a:ln w="9525">
                      <a:noFill/>
                      <a:miter lim="800000"/>
                      <a:headEnd/>
                      <a:tailEnd/>
                    </a:ln>
                  </pic:spPr>
                </pic:pic>
              </a:graphicData>
            </a:graphic>
          </wp:inline>
        </w:drawing>
      </w:r>
    </w:p>
    <w:p w:rsidR="00570026" w:rsidRPr="000276EF" w:rsidRDefault="00570026" w:rsidP="007E741D">
      <w:pPr>
        <w:bidi/>
        <w:jc w:val="center"/>
        <w:rPr>
          <w:ins w:id="1" w:author="a" w:date="2014-09-10T13:09:00Z"/>
          <w:rFonts w:cs="B Nazanin"/>
          <w:b/>
          <w:bCs/>
          <w:sz w:val="20"/>
          <w:szCs w:val="20"/>
          <w:rtl/>
        </w:rPr>
      </w:pPr>
      <w:r w:rsidRPr="000276EF">
        <w:rPr>
          <w:rFonts w:cs="B Nazanin" w:hint="cs"/>
          <w:b/>
          <w:bCs/>
          <w:sz w:val="20"/>
          <w:szCs w:val="20"/>
          <w:rtl/>
        </w:rPr>
        <w:t>شکل</w:t>
      </w:r>
      <w:r w:rsidR="006D3023" w:rsidRPr="000276EF">
        <w:rPr>
          <w:rFonts w:cs="B Nazanin" w:hint="cs"/>
          <w:b/>
          <w:bCs/>
          <w:sz w:val="20"/>
          <w:szCs w:val="20"/>
          <w:rtl/>
        </w:rPr>
        <w:t xml:space="preserve"> </w:t>
      </w:r>
      <w:r w:rsidR="007E741D" w:rsidRPr="000276EF">
        <w:rPr>
          <w:rFonts w:cs="B Nazanin" w:hint="cs"/>
          <w:b/>
          <w:bCs/>
          <w:sz w:val="20"/>
          <w:szCs w:val="20"/>
          <w:rtl/>
        </w:rPr>
        <w:t>2</w:t>
      </w:r>
      <w:r w:rsidR="006D3023" w:rsidRPr="000276EF">
        <w:rPr>
          <w:rFonts w:cs="B Nazanin" w:hint="cs"/>
          <w:b/>
          <w:bCs/>
          <w:sz w:val="20"/>
          <w:szCs w:val="20"/>
          <w:rtl/>
        </w:rPr>
        <w:t>-</w:t>
      </w:r>
      <w:r w:rsidR="002E2BDD" w:rsidRPr="000276EF">
        <w:rPr>
          <w:rFonts w:cs="B Nazanin" w:hint="cs"/>
          <w:b/>
          <w:bCs/>
          <w:sz w:val="20"/>
          <w:szCs w:val="20"/>
          <w:rtl/>
        </w:rPr>
        <w:t xml:space="preserve"> </w:t>
      </w:r>
      <w:r w:rsidRPr="000276EF">
        <w:rPr>
          <w:rFonts w:cs="B Nazanin" w:hint="cs"/>
          <w:b/>
          <w:bCs/>
          <w:sz w:val="20"/>
          <w:szCs w:val="20"/>
          <w:rtl/>
        </w:rPr>
        <w:t>مکانیزم ورقگیر</w:t>
      </w:r>
    </w:p>
    <w:p w:rsidR="00187F64" w:rsidRPr="00CB0304" w:rsidRDefault="00187F64" w:rsidP="00187F64">
      <w:pPr>
        <w:bidi/>
        <w:rPr>
          <w:rFonts w:cs="B Nazanin"/>
          <w:sz w:val="22"/>
          <w:szCs w:val="22"/>
          <w:rtl/>
        </w:rPr>
      </w:pPr>
    </w:p>
    <w:p w:rsidR="00FD0721" w:rsidRPr="00CB0304" w:rsidRDefault="00FD0721" w:rsidP="00D25F17">
      <w:pPr>
        <w:bidi/>
        <w:jc w:val="center"/>
        <w:rPr>
          <w:rFonts w:cs="B Nazanin"/>
          <w:sz w:val="22"/>
          <w:szCs w:val="22"/>
          <w:rtl/>
        </w:rPr>
      </w:pPr>
      <w:r w:rsidRPr="00CB0304">
        <w:rPr>
          <w:rFonts w:cs="B Nazanin" w:hint="cs"/>
          <w:noProof/>
          <w:sz w:val="22"/>
          <w:szCs w:val="22"/>
          <w:lang w:bidi="ar-SA"/>
        </w:rPr>
        <w:drawing>
          <wp:inline distT="0" distB="0" distL="0" distR="0">
            <wp:extent cx="1738498" cy="2069192"/>
            <wp:effectExtent l="19050" t="0" r="0" b="0"/>
            <wp:docPr id="4" name="Picture 11" descr="Blank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nk Holder"/>
                    <pic:cNvPicPr>
                      <a:picLocks noChangeAspect="1" noChangeArrowheads="1"/>
                    </pic:cNvPicPr>
                  </pic:nvPicPr>
                  <pic:blipFill>
                    <a:blip r:embed="rId13"/>
                    <a:srcRect l="4955" t="3206" r="12162" b="9016"/>
                    <a:stretch>
                      <a:fillRect/>
                    </a:stretch>
                  </pic:blipFill>
                  <pic:spPr bwMode="auto">
                    <a:xfrm>
                      <a:off x="0" y="0"/>
                      <a:ext cx="1735335" cy="2065427"/>
                    </a:xfrm>
                    <a:prstGeom prst="rect">
                      <a:avLst/>
                    </a:prstGeom>
                    <a:noFill/>
                    <a:ln w="9525">
                      <a:noFill/>
                      <a:miter lim="800000"/>
                      <a:headEnd/>
                      <a:tailEnd/>
                    </a:ln>
                  </pic:spPr>
                </pic:pic>
              </a:graphicData>
            </a:graphic>
          </wp:inline>
        </w:drawing>
      </w:r>
    </w:p>
    <w:p w:rsidR="00D25F17" w:rsidRPr="000276EF" w:rsidRDefault="00D25F17" w:rsidP="00D25F17">
      <w:pPr>
        <w:bidi/>
        <w:jc w:val="center"/>
        <w:rPr>
          <w:rFonts w:cs="B Nazanin"/>
          <w:b/>
          <w:bCs/>
          <w:sz w:val="20"/>
          <w:szCs w:val="20"/>
        </w:rPr>
      </w:pPr>
      <w:r w:rsidRPr="000276EF">
        <w:rPr>
          <w:rFonts w:cs="B Nazanin" w:hint="cs"/>
          <w:b/>
          <w:bCs/>
          <w:sz w:val="20"/>
          <w:szCs w:val="20"/>
          <w:rtl/>
        </w:rPr>
        <w:t>شكل 3- زنجيره سينماتيكي مكانيزم ورقگير</w:t>
      </w:r>
    </w:p>
    <w:p w:rsidR="004A5F17" w:rsidRDefault="004A5F17" w:rsidP="004A5F17">
      <w:pPr>
        <w:bidi/>
        <w:rPr>
          <w:rFonts w:cs="B Nazanin"/>
          <w:b/>
          <w:bCs/>
          <w:sz w:val="22"/>
          <w:szCs w:val="22"/>
          <w:rtl/>
        </w:rPr>
      </w:pPr>
    </w:p>
    <w:p w:rsidR="00FD0721" w:rsidRPr="00AB7771" w:rsidRDefault="00FD0721" w:rsidP="00C81E4A">
      <w:pPr>
        <w:bidi/>
        <w:rPr>
          <w:rFonts w:cs="B Nazanin"/>
          <w:b/>
          <w:bCs/>
          <w:sz w:val="22"/>
          <w:szCs w:val="22"/>
          <w:rtl/>
        </w:rPr>
      </w:pPr>
      <w:r w:rsidRPr="00AB7771">
        <w:rPr>
          <w:rFonts w:cs="B Nazanin" w:hint="cs"/>
          <w:b/>
          <w:bCs/>
          <w:sz w:val="22"/>
          <w:szCs w:val="22"/>
          <w:rtl/>
        </w:rPr>
        <w:t>2-</w:t>
      </w:r>
      <w:r w:rsidR="00C81E4A">
        <w:rPr>
          <w:rFonts w:cs="B Nazanin" w:hint="cs"/>
          <w:b/>
          <w:bCs/>
          <w:sz w:val="22"/>
          <w:szCs w:val="22"/>
          <w:rtl/>
        </w:rPr>
        <w:t>1</w:t>
      </w:r>
      <w:r w:rsidRPr="00AB7771">
        <w:rPr>
          <w:rFonts w:cs="B Nazanin" w:hint="cs"/>
          <w:b/>
          <w:bCs/>
          <w:sz w:val="22"/>
          <w:szCs w:val="22"/>
          <w:rtl/>
        </w:rPr>
        <w:t xml:space="preserve">-2-مكانيزم </w:t>
      </w:r>
      <w:r w:rsidR="00CE5485">
        <w:rPr>
          <w:rFonts w:cs="B Nazanin" w:hint="cs"/>
          <w:b/>
          <w:bCs/>
          <w:sz w:val="22"/>
          <w:szCs w:val="22"/>
          <w:rtl/>
        </w:rPr>
        <w:t>سنبه</w:t>
      </w:r>
      <w:r w:rsidR="00452557">
        <w:rPr>
          <w:rFonts w:cs="B Nazanin" w:hint="cs"/>
          <w:b/>
          <w:bCs/>
          <w:sz w:val="22"/>
          <w:szCs w:val="22"/>
          <w:rtl/>
        </w:rPr>
        <w:t>‌زن</w:t>
      </w:r>
    </w:p>
    <w:p w:rsidR="00C75EC7" w:rsidRDefault="00FD0721" w:rsidP="00F42C99">
      <w:pPr>
        <w:bidi/>
        <w:rPr>
          <w:rFonts w:cs="B Nazanin"/>
          <w:sz w:val="22"/>
          <w:szCs w:val="22"/>
        </w:rPr>
      </w:pPr>
      <w:r w:rsidRPr="00CB0304">
        <w:rPr>
          <w:rFonts w:cs="B Nazanin" w:hint="cs"/>
          <w:sz w:val="22"/>
          <w:szCs w:val="22"/>
          <w:rtl/>
        </w:rPr>
        <w:lastRenderedPageBreak/>
        <w:t>این مکانیزم مطابق شکل</w:t>
      </w:r>
      <w:r w:rsidR="00885292">
        <w:rPr>
          <w:rFonts w:cs="B Nazanin" w:hint="cs"/>
          <w:sz w:val="22"/>
          <w:szCs w:val="22"/>
          <w:rtl/>
        </w:rPr>
        <w:t>4</w:t>
      </w:r>
      <w:r w:rsidRPr="00CB0304">
        <w:rPr>
          <w:rFonts w:cs="B Nazanin" w:hint="cs"/>
          <w:sz w:val="22"/>
          <w:szCs w:val="22"/>
          <w:rtl/>
        </w:rPr>
        <w:t xml:space="preserve"> از دو مکانیزم چهارمیله ای و یک مکانیزم لنگ</w:t>
      </w:r>
      <w:r w:rsidR="00D04B92">
        <w:rPr>
          <w:rStyle w:val="FootnoteReference"/>
          <w:rFonts w:cs="B Nazanin"/>
          <w:sz w:val="22"/>
          <w:szCs w:val="22"/>
          <w:rtl/>
        </w:rPr>
        <w:footnoteReference w:id="21"/>
      </w:r>
      <w:r w:rsidRPr="00CB0304">
        <w:rPr>
          <w:rFonts w:cs="B Nazanin" w:hint="cs"/>
          <w:sz w:val="22"/>
          <w:szCs w:val="22"/>
          <w:rtl/>
        </w:rPr>
        <w:t xml:space="preserve"> و لغزنده</w:t>
      </w:r>
      <w:r w:rsidR="00D04B92">
        <w:rPr>
          <w:rStyle w:val="FootnoteReference"/>
          <w:rFonts w:cs="B Nazanin"/>
          <w:sz w:val="22"/>
          <w:szCs w:val="22"/>
          <w:rtl/>
        </w:rPr>
        <w:footnoteReference w:id="22"/>
      </w:r>
      <w:r w:rsidRPr="00CB0304">
        <w:rPr>
          <w:rFonts w:cs="B Nazanin" w:hint="cs"/>
          <w:sz w:val="22"/>
          <w:szCs w:val="22"/>
          <w:rtl/>
        </w:rPr>
        <w:t xml:space="preserve"> تشکیل شده است.</w:t>
      </w:r>
      <w:r w:rsidR="00B52B20">
        <w:rPr>
          <w:rFonts w:cs="B Nazanin" w:hint="cs"/>
          <w:sz w:val="22"/>
          <w:szCs w:val="22"/>
          <w:rtl/>
        </w:rPr>
        <w:t xml:space="preserve"> نامگذاری مفاصل</w:t>
      </w:r>
      <w:r w:rsidR="008E558A">
        <w:rPr>
          <w:rFonts w:cs="B Nazanin" w:hint="cs"/>
          <w:sz w:val="22"/>
          <w:szCs w:val="22"/>
          <w:rtl/>
        </w:rPr>
        <w:t xml:space="preserve"> نیز</w:t>
      </w:r>
      <w:r w:rsidR="00B52B20">
        <w:rPr>
          <w:rFonts w:cs="B Nazanin" w:hint="cs"/>
          <w:sz w:val="22"/>
          <w:szCs w:val="22"/>
          <w:rtl/>
        </w:rPr>
        <w:t xml:space="preserve"> </w:t>
      </w:r>
      <w:r w:rsidR="004D2C1A">
        <w:rPr>
          <w:rFonts w:cs="B Nazanin" w:hint="cs"/>
          <w:sz w:val="22"/>
          <w:szCs w:val="22"/>
          <w:rtl/>
        </w:rPr>
        <w:t>در شکل</w:t>
      </w:r>
      <w:r w:rsidR="007E741D">
        <w:rPr>
          <w:rFonts w:cs="B Nazanin" w:hint="cs"/>
          <w:sz w:val="22"/>
          <w:szCs w:val="22"/>
          <w:rtl/>
        </w:rPr>
        <w:t>4</w:t>
      </w:r>
      <w:r w:rsidR="004D2C1A">
        <w:rPr>
          <w:rFonts w:cs="B Nazanin" w:hint="cs"/>
          <w:sz w:val="22"/>
          <w:szCs w:val="22"/>
          <w:rtl/>
        </w:rPr>
        <w:t xml:space="preserve"> </w:t>
      </w:r>
      <w:r w:rsidR="008E558A">
        <w:rPr>
          <w:rFonts w:cs="B Nazanin" w:hint="cs"/>
          <w:sz w:val="22"/>
          <w:szCs w:val="22"/>
          <w:rtl/>
        </w:rPr>
        <w:t xml:space="preserve">و زنجیره‌ی سینماتیکی به همراه نامگذاری مفاصل </w:t>
      </w:r>
      <w:r w:rsidR="00B52B20">
        <w:rPr>
          <w:rFonts w:cs="B Nazanin" w:hint="cs"/>
          <w:sz w:val="22"/>
          <w:szCs w:val="22"/>
          <w:rtl/>
        </w:rPr>
        <w:t xml:space="preserve">در شکل </w:t>
      </w:r>
      <w:r w:rsidR="007E741D">
        <w:rPr>
          <w:rFonts w:cs="B Nazanin" w:hint="cs"/>
          <w:sz w:val="22"/>
          <w:szCs w:val="22"/>
          <w:rtl/>
        </w:rPr>
        <w:t>5</w:t>
      </w:r>
      <w:r w:rsidR="00B52B20">
        <w:rPr>
          <w:rFonts w:cs="B Nazanin" w:hint="cs"/>
          <w:sz w:val="22"/>
          <w:szCs w:val="22"/>
          <w:rtl/>
        </w:rPr>
        <w:t xml:space="preserve"> آمده است.</w:t>
      </w:r>
    </w:p>
    <w:p w:rsidR="00B901CE" w:rsidRDefault="00B901CE" w:rsidP="00B901CE">
      <w:pPr>
        <w:bidi/>
        <w:rPr>
          <w:rFonts w:cs="B Nazanin"/>
          <w:sz w:val="22"/>
          <w:szCs w:val="22"/>
          <w:rtl/>
        </w:rPr>
      </w:pPr>
    </w:p>
    <w:p w:rsidR="000C4B04" w:rsidRDefault="000C4B04" w:rsidP="00D25F17">
      <w:pPr>
        <w:bidi/>
        <w:jc w:val="center"/>
        <w:rPr>
          <w:rFonts w:cs="B Nazanin"/>
          <w:sz w:val="22"/>
          <w:szCs w:val="22"/>
          <w:rtl/>
        </w:rPr>
      </w:pPr>
      <w:r>
        <w:rPr>
          <w:rFonts w:cs="B Nazanin" w:hint="cs"/>
          <w:noProof/>
          <w:sz w:val="22"/>
          <w:szCs w:val="22"/>
          <w:lang w:bidi="ar-SA"/>
        </w:rPr>
        <w:drawing>
          <wp:inline distT="0" distB="0" distL="0" distR="0">
            <wp:extent cx="2472055" cy="2662555"/>
            <wp:effectExtent l="19050" t="0" r="4445" b="0"/>
            <wp:docPr id="30" name="Picture 30" descr="C:\Users\a\Desktop\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esktop\Ram.png"/>
                    <pic:cNvPicPr>
                      <a:picLocks noChangeAspect="1" noChangeArrowheads="1"/>
                    </pic:cNvPicPr>
                  </pic:nvPicPr>
                  <pic:blipFill>
                    <a:blip r:embed="rId14"/>
                    <a:srcRect/>
                    <a:stretch>
                      <a:fillRect/>
                    </a:stretch>
                  </pic:blipFill>
                  <pic:spPr bwMode="auto">
                    <a:xfrm>
                      <a:off x="0" y="0"/>
                      <a:ext cx="2472055" cy="2662555"/>
                    </a:xfrm>
                    <a:prstGeom prst="rect">
                      <a:avLst/>
                    </a:prstGeom>
                    <a:noFill/>
                    <a:ln w="9525">
                      <a:noFill/>
                      <a:miter lim="800000"/>
                      <a:headEnd/>
                      <a:tailEnd/>
                    </a:ln>
                  </pic:spPr>
                </pic:pic>
              </a:graphicData>
            </a:graphic>
          </wp:inline>
        </w:drawing>
      </w:r>
    </w:p>
    <w:p w:rsidR="00FD0721" w:rsidRDefault="000C4B04" w:rsidP="007E741D">
      <w:pPr>
        <w:bidi/>
        <w:jc w:val="center"/>
        <w:rPr>
          <w:rFonts w:cs="B Nazanin"/>
          <w:b/>
          <w:bCs/>
          <w:sz w:val="20"/>
          <w:szCs w:val="20"/>
          <w:rtl/>
        </w:rPr>
      </w:pPr>
      <w:r w:rsidRPr="000C568C">
        <w:rPr>
          <w:rFonts w:cs="B Nazanin" w:hint="cs"/>
          <w:b/>
          <w:bCs/>
          <w:sz w:val="20"/>
          <w:szCs w:val="20"/>
          <w:rtl/>
        </w:rPr>
        <w:t>شکل</w:t>
      </w:r>
      <w:r w:rsidR="00BF5567" w:rsidRPr="000C568C">
        <w:rPr>
          <w:rFonts w:cs="B Nazanin" w:hint="cs"/>
          <w:b/>
          <w:bCs/>
          <w:sz w:val="20"/>
          <w:szCs w:val="20"/>
          <w:rtl/>
        </w:rPr>
        <w:t xml:space="preserve"> </w:t>
      </w:r>
      <w:r w:rsidR="007E741D" w:rsidRPr="000C568C">
        <w:rPr>
          <w:rFonts w:cs="B Nazanin" w:hint="cs"/>
          <w:b/>
          <w:bCs/>
          <w:sz w:val="20"/>
          <w:szCs w:val="20"/>
          <w:rtl/>
        </w:rPr>
        <w:t>4</w:t>
      </w:r>
      <w:r w:rsidR="00BF5567" w:rsidRPr="000C568C">
        <w:rPr>
          <w:rFonts w:cs="B Nazanin" w:hint="cs"/>
          <w:b/>
          <w:bCs/>
          <w:sz w:val="20"/>
          <w:szCs w:val="20"/>
          <w:rtl/>
        </w:rPr>
        <w:t>-</w:t>
      </w:r>
      <w:r w:rsidRPr="000C568C">
        <w:rPr>
          <w:rFonts w:cs="B Nazanin" w:hint="cs"/>
          <w:b/>
          <w:bCs/>
          <w:sz w:val="20"/>
          <w:szCs w:val="20"/>
          <w:rtl/>
        </w:rPr>
        <w:t xml:space="preserve"> مکانیزم </w:t>
      </w:r>
      <w:r w:rsidR="00CE5485">
        <w:rPr>
          <w:rFonts w:cs="B Nazanin" w:hint="cs"/>
          <w:b/>
          <w:bCs/>
          <w:sz w:val="20"/>
          <w:szCs w:val="20"/>
          <w:rtl/>
        </w:rPr>
        <w:t>سنبه</w:t>
      </w:r>
      <w:r w:rsidRPr="000C568C">
        <w:rPr>
          <w:rFonts w:cs="B Nazanin" w:hint="cs"/>
          <w:b/>
          <w:bCs/>
          <w:sz w:val="20"/>
          <w:szCs w:val="20"/>
          <w:rtl/>
        </w:rPr>
        <w:t>‌زن</w:t>
      </w:r>
    </w:p>
    <w:p w:rsidR="00F42C99" w:rsidRPr="00B901CE" w:rsidRDefault="00F42C99" w:rsidP="00F42C99">
      <w:pPr>
        <w:bidi/>
        <w:jc w:val="center"/>
        <w:rPr>
          <w:rFonts w:cs="B Nazanin"/>
          <w:b/>
          <w:bCs/>
          <w:sz w:val="16"/>
          <w:szCs w:val="16"/>
          <w:rtl/>
        </w:rPr>
      </w:pPr>
    </w:p>
    <w:p w:rsidR="00FD0721" w:rsidRPr="00CB0304" w:rsidRDefault="00FD0721" w:rsidP="003F6409">
      <w:pPr>
        <w:bidi/>
        <w:rPr>
          <w:rFonts w:cs="B Nazanin"/>
          <w:sz w:val="22"/>
          <w:szCs w:val="22"/>
          <w:rtl/>
        </w:rPr>
      </w:pPr>
      <w:r w:rsidRPr="00CB0304">
        <w:rPr>
          <w:noProof/>
          <w:sz w:val="20"/>
          <w:szCs w:val="20"/>
          <w:lang w:bidi="ar-SA"/>
        </w:rPr>
        <w:drawing>
          <wp:inline distT="0" distB="0" distL="0" distR="0">
            <wp:extent cx="2210463" cy="2002100"/>
            <wp:effectExtent l="19050" t="0" r="0" b="0"/>
            <wp:docPr id="5"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12671" cy="2004100"/>
                    </a:xfrm>
                    <a:prstGeom prst="rect">
                      <a:avLst/>
                    </a:prstGeom>
                  </pic:spPr>
                </pic:pic>
              </a:graphicData>
            </a:graphic>
          </wp:inline>
        </w:drawing>
      </w:r>
    </w:p>
    <w:p w:rsidR="00FD0721" w:rsidRPr="000C568C" w:rsidRDefault="00FD0721" w:rsidP="007E741D">
      <w:pPr>
        <w:bidi/>
        <w:jc w:val="center"/>
        <w:rPr>
          <w:rFonts w:cs="B Nazanin"/>
          <w:b/>
          <w:bCs/>
          <w:sz w:val="20"/>
          <w:szCs w:val="20"/>
          <w:rtl/>
        </w:rPr>
      </w:pPr>
      <w:r w:rsidRPr="000C568C">
        <w:rPr>
          <w:rFonts w:cs="B Nazanin" w:hint="cs"/>
          <w:b/>
          <w:bCs/>
          <w:sz w:val="20"/>
          <w:szCs w:val="20"/>
          <w:rtl/>
        </w:rPr>
        <w:t>شكل</w:t>
      </w:r>
      <w:r w:rsidR="00BF5567" w:rsidRPr="000C568C">
        <w:rPr>
          <w:rFonts w:cs="B Nazanin" w:hint="cs"/>
          <w:b/>
          <w:bCs/>
          <w:sz w:val="20"/>
          <w:szCs w:val="20"/>
          <w:rtl/>
        </w:rPr>
        <w:t xml:space="preserve"> </w:t>
      </w:r>
      <w:r w:rsidR="007E741D" w:rsidRPr="000C568C">
        <w:rPr>
          <w:rFonts w:cs="B Nazanin" w:hint="cs"/>
          <w:b/>
          <w:bCs/>
          <w:sz w:val="20"/>
          <w:szCs w:val="20"/>
          <w:rtl/>
        </w:rPr>
        <w:t>5</w:t>
      </w:r>
      <w:r w:rsidR="00BF5567" w:rsidRPr="000C568C">
        <w:rPr>
          <w:rFonts w:cs="B Nazanin" w:hint="cs"/>
          <w:b/>
          <w:bCs/>
          <w:sz w:val="20"/>
          <w:szCs w:val="20"/>
          <w:rtl/>
        </w:rPr>
        <w:t>-</w:t>
      </w:r>
      <w:r w:rsidRPr="000C568C">
        <w:rPr>
          <w:rFonts w:cs="B Nazanin" w:hint="cs"/>
          <w:b/>
          <w:bCs/>
          <w:sz w:val="20"/>
          <w:szCs w:val="20"/>
          <w:rtl/>
        </w:rPr>
        <w:t xml:space="preserve"> زنجيره سينماتيكي مكانيزم </w:t>
      </w:r>
      <w:r w:rsidR="00CE5485">
        <w:rPr>
          <w:rFonts w:cs="B Nazanin" w:hint="cs"/>
          <w:b/>
          <w:bCs/>
          <w:sz w:val="20"/>
          <w:szCs w:val="20"/>
          <w:rtl/>
        </w:rPr>
        <w:t>سنبه</w:t>
      </w:r>
      <w:r w:rsidR="00452557" w:rsidRPr="000C568C">
        <w:rPr>
          <w:rFonts w:cs="B Nazanin" w:hint="cs"/>
          <w:b/>
          <w:bCs/>
          <w:sz w:val="20"/>
          <w:szCs w:val="20"/>
          <w:rtl/>
        </w:rPr>
        <w:t>‌زن</w:t>
      </w:r>
    </w:p>
    <w:p w:rsidR="004A5F17" w:rsidRPr="00B901CE" w:rsidRDefault="004A5F17" w:rsidP="003F6409">
      <w:pPr>
        <w:bidi/>
        <w:rPr>
          <w:rFonts w:cs="B Nazanin"/>
          <w:b/>
          <w:bCs/>
          <w:sz w:val="18"/>
          <w:szCs w:val="18"/>
          <w:rtl/>
        </w:rPr>
      </w:pPr>
    </w:p>
    <w:p w:rsidR="00FD0721" w:rsidRPr="00AB7771" w:rsidRDefault="00FD0721" w:rsidP="0056109B">
      <w:pPr>
        <w:bidi/>
        <w:rPr>
          <w:rFonts w:cs="B Nazanin"/>
          <w:b/>
          <w:bCs/>
          <w:sz w:val="22"/>
          <w:szCs w:val="22"/>
          <w:rtl/>
        </w:rPr>
      </w:pPr>
      <w:r w:rsidRPr="00AB7771">
        <w:rPr>
          <w:rFonts w:cs="B Nazanin" w:hint="cs"/>
          <w:b/>
          <w:bCs/>
          <w:sz w:val="22"/>
          <w:szCs w:val="22"/>
          <w:rtl/>
        </w:rPr>
        <w:t>2-</w:t>
      </w:r>
      <w:r w:rsidR="0056109B">
        <w:rPr>
          <w:rFonts w:cs="B Nazanin" w:hint="cs"/>
          <w:b/>
          <w:bCs/>
          <w:sz w:val="22"/>
          <w:szCs w:val="22"/>
          <w:rtl/>
        </w:rPr>
        <w:t>2</w:t>
      </w:r>
      <w:r w:rsidRPr="00AB7771">
        <w:rPr>
          <w:rFonts w:cs="B Nazanin" w:hint="cs"/>
          <w:b/>
          <w:bCs/>
          <w:sz w:val="22"/>
          <w:szCs w:val="22"/>
          <w:rtl/>
        </w:rPr>
        <w:t>- فرضيات</w:t>
      </w:r>
    </w:p>
    <w:p w:rsidR="00074F2C" w:rsidRDefault="00FD0721" w:rsidP="008E558A">
      <w:pPr>
        <w:bidi/>
        <w:rPr>
          <w:rFonts w:cs="B Nazanin"/>
          <w:sz w:val="22"/>
          <w:szCs w:val="22"/>
          <w:rtl/>
        </w:rPr>
      </w:pPr>
      <w:r w:rsidRPr="00CB0304">
        <w:rPr>
          <w:rFonts w:cs="B Nazanin" w:hint="cs"/>
          <w:sz w:val="22"/>
          <w:szCs w:val="22"/>
          <w:rtl/>
        </w:rPr>
        <w:t>تمامي طول لينك</w:t>
      </w:r>
      <w:r w:rsidR="008E558A">
        <w:rPr>
          <w:rFonts w:cs="B Nazanin" w:hint="cs"/>
          <w:sz w:val="22"/>
          <w:szCs w:val="22"/>
          <w:rtl/>
        </w:rPr>
        <w:t>‌</w:t>
      </w:r>
      <w:r w:rsidRPr="00CB0304">
        <w:rPr>
          <w:rFonts w:cs="B Nazanin" w:hint="cs"/>
          <w:sz w:val="22"/>
          <w:szCs w:val="22"/>
          <w:rtl/>
        </w:rPr>
        <w:t>ها</w:t>
      </w:r>
      <w:r w:rsidR="004D2C1A" w:rsidRPr="00CB0304">
        <w:rPr>
          <w:rFonts w:cs="B Nazanin" w:hint="cs"/>
          <w:sz w:val="22"/>
          <w:szCs w:val="22"/>
          <w:rtl/>
        </w:rPr>
        <w:t xml:space="preserve"> و</w:t>
      </w:r>
      <w:r w:rsidR="004D2C1A">
        <w:rPr>
          <w:rFonts w:cs="B Nazanin" w:hint="cs"/>
          <w:sz w:val="22"/>
          <w:szCs w:val="22"/>
          <w:rtl/>
        </w:rPr>
        <w:t xml:space="preserve"> </w:t>
      </w:r>
      <w:r w:rsidR="004D2C1A" w:rsidRPr="00CB0304">
        <w:rPr>
          <w:rFonts w:cs="B Nazanin" w:hint="cs"/>
          <w:sz w:val="22"/>
          <w:szCs w:val="22"/>
          <w:rtl/>
        </w:rPr>
        <w:t xml:space="preserve">زوايا </w:t>
      </w:r>
      <w:r w:rsidR="00B52B20">
        <w:rPr>
          <w:rFonts w:cs="B Nazanin" w:hint="cs"/>
          <w:sz w:val="22"/>
          <w:szCs w:val="22"/>
          <w:rtl/>
        </w:rPr>
        <w:t>معلوم فرض می‌شود</w:t>
      </w:r>
      <w:r w:rsidRPr="00CB0304">
        <w:rPr>
          <w:rFonts w:cs="B Nazanin" w:hint="cs"/>
          <w:sz w:val="22"/>
          <w:szCs w:val="22"/>
          <w:rtl/>
        </w:rPr>
        <w:t>.</w:t>
      </w:r>
      <w:r w:rsidR="004D2C1A">
        <w:rPr>
          <w:rFonts w:cs="B Nazanin" w:hint="cs"/>
          <w:sz w:val="22"/>
          <w:szCs w:val="22"/>
          <w:rtl/>
        </w:rPr>
        <w:t xml:space="preserve"> مقادیر طول لینک‌ها در جدول1 آمده است.</w:t>
      </w:r>
      <w:r w:rsidRPr="00CB0304">
        <w:rPr>
          <w:rFonts w:cs="B Nazanin" w:hint="cs"/>
          <w:sz w:val="22"/>
          <w:szCs w:val="22"/>
          <w:rtl/>
        </w:rPr>
        <w:t xml:space="preserve"> لنگ اصلي با سرعت زاويه اي ثابت دوران مي</w:t>
      </w:r>
      <w:r w:rsidR="002E2BDD">
        <w:rPr>
          <w:rFonts w:cs="B Nazanin" w:hint="cs"/>
          <w:sz w:val="22"/>
          <w:szCs w:val="22"/>
          <w:rtl/>
        </w:rPr>
        <w:t>‌</w:t>
      </w:r>
      <w:r w:rsidRPr="00CB0304">
        <w:rPr>
          <w:rFonts w:cs="B Nazanin" w:hint="cs"/>
          <w:sz w:val="22"/>
          <w:szCs w:val="22"/>
          <w:rtl/>
        </w:rPr>
        <w:t>كند</w:t>
      </w:r>
      <w:r w:rsidR="00165FD7">
        <w:rPr>
          <w:rFonts w:cs="B Nazanin" w:hint="cs"/>
          <w:sz w:val="22"/>
          <w:szCs w:val="22"/>
          <w:rtl/>
        </w:rPr>
        <w:t>.</w:t>
      </w:r>
      <w:r w:rsidRPr="00CB0304">
        <w:rPr>
          <w:rFonts w:cs="B Nazanin" w:hint="cs"/>
          <w:sz w:val="22"/>
          <w:szCs w:val="22"/>
          <w:rtl/>
        </w:rPr>
        <w:t xml:space="preserve"> </w:t>
      </w:r>
    </w:p>
    <w:p w:rsidR="00074F2C" w:rsidRPr="00CB0304" w:rsidRDefault="00074F2C" w:rsidP="00074F2C">
      <w:pPr>
        <w:bidi/>
        <w:rPr>
          <w:rFonts w:cs="B Nazanin"/>
          <w:sz w:val="22"/>
          <w:szCs w:val="22"/>
          <w:rtl/>
        </w:rPr>
      </w:pPr>
    </w:p>
    <w:p w:rsidR="003D040A" w:rsidRDefault="00FD0721" w:rsidP="0056109B">
      <w:pPr>
        <w:bidi/>
        <w:rPr>
          <w:rFonts w:cs="B Nazanin"/>
          <w:b/>
          <w:bCs/>
          <w:sz w:val="22"/>
          <w:szCs w:val="22"/>
          <w:rtl/>
        </w:rPr>
      </w:pPr>
      <w:r w:rsidRPr="00994A60">
        <w:rPr>
          <w:rFonts w:cs="B Nazanin" w:hint="cs"/>
          <w:b/>
          <w:bCs/>
          <w:sz w:val="22"/>
          <w:szCs w:val="22"/>
          <w:rtl/>
        </w:rPr>
        <w:t>2-</w:t>
      </w:r>
      <w:r w:rsidR="0056109B">
        <w:rPr>
          <w:rFonts w:cs="B Nazanin" w:hint="cs"/>
          <w:b/>
          <w:bCs/>
          <w:sz w:val="22"/>
          <w:szCs w:val="22"/>
          <w:rtl/>
        </w:rPr>
        <w:t>3</w:t>
      </w:r>
      <w:r w:rsidRPr="00994A60">
        <w:rPr>
          <w:rFonts w:cs="B Nazanin" w:hint="cs"/>
          <w:b/>
          <w:bCs/>
          <w:sz w:val="22"/>
          <w:szCs w:val="22"/>
          <w:rtl/>
        </w:rPr>
        <w:t>-محاسبه‌ی پارامترهاي سينماتيكي</w:t>
      </w:r>
    </w:p>
    <w:p w:rsidR="003D040A" w:rsidRDefault="003D040A" w:rsidP="0045586E">
      <w:pPr>
        <w:bidi/>
        <w:rPr>
          <w:rFonts w:cs="B Nazanin"/>
          <w:sz w:val="22"/>
          <w:szCs w:val="22"/>
          <w:rtl/>
        </w:rPr>
      </w:pPr>
      <w:r w:rsidRPr="003D040A">
        <w:rPr>
          <w:rFonts w:cs="B Nazanin" w:hint="cs"/>
          <w:sz w:val="22"/>
          <w:szCs w:val="22"/>
          <w:rtl/>
        </w:rPr>
        <w:t>در ادامه نحوه‌ی بدست آوردن معادلات سینماتیکی مکانیزم ورقگیر آورده شده است</w:t>
      </w:r>
      <w:r w:rsidR="00685A82">
        <w:rPr>
          <w:rFonts w:cs="B Nazanin" w:hint="cs"/>
          <w:sz w:val="22"/>
          <w:szCs w:val="22"/>
          <w:rtl/>
        </w:rPr>
        <w:t>[</w:t>
      </w:r>
      <w:r w:rsidR="004238F4">
        <w:rPr>
          <w:rFonts w:cs="B Nazanin" w:hint="cs"/>
          <w:sz w:val="22"/>
          <w:szCs w:val="22"/>
          <w:rtl/>
        </w:rPr>
        <w:t>15</w:t>
      </w:r>
      <w:r w:rsidR="00685A82">
        <w:rPr>
          <w:rFonts w:cs="B Nazanin" w:hint="cs"/>
          <w:sz w:val="22"/>
          <w:szCs w:val="22"/>
          <w:rtl/>
        </w:rPr>
        <w:t>]</w:t>
      </w:r>
      <w:r w:rsidRPr="003D040A">
        <w:rPr>
          <w:rFonts w:cs="B Nazanin" w:hint="cs"/>
          <w:sz w:val="22"/>
          <w:szCs w:val="22"/>
          <w:rtl/>
        </w:rPr>
        <w:t xml:space="preserve">. معادلات مکانیزم </w:t>
      </w:r>
      <w:r w:rsidR="00CE5485">
        <w:rPr>
          <w:rFonts w:cs="B Nazanin" w:hint="cs"/>
          <w:sz w:val="22"/>
          <w:szCs w:val="22"/>
          <w:rtl/>
        </w:rPr>
        <w:t>سنبه</w:t>
      </w:r>
      <w:r w:rsidRPr="003D040A">
        <w:rPr>
          <w:rFonts w:cs="B Nazanin" w:hint="cs"/>
          <w:sz w:val="22"/>
          <w:szCs w:val="22"/>
          <w:rtl/>
        </w:rPr>
        <w:t xml:space="preserve">‌زن به صورت کاملا مشابه است لذا از آوردن </w:t>
      </w:r>
      <w:r w:rsidR="0045586E">
        <w:rPr>
          <w:rFonts w:cs="B Nazanin" w:hint="cs"/>
          <w:sz w:val="22"/>
          <w:szCs w:val="22"/>
          <w:rtl/>
        </w:rPr>
        <w:t>آنها</w:t>
      </w:r>
      <w:r w:rsidRPr="003D040A">
        <w:rPr>
          <w:rFonts w:cs="B Nazanin" w:hint="cs"/>
          <w:sz w:val="22"/>
          <w:szCs w:val="22"/>
          <w:rtl/>
        </w:rPr>
        <w:t xml:space="preserve"> خود‌داری شده است.</w:t>
      </w:r>
    </w:p>
    <w:p w:rsidR="004D2C1A" w:rsidRPr="003D040A" w:rsidRDefault="004D2C1A" w:rsidP="004D2C1A">
      <w:pPr>
        <w:bidi/>
        <w:rPr>
          <w:rFonts w:cs="B Nazanin"/>
          <w:sz w:val="22"/>
          <w:szCs w:val="22"/>
          <w:rtl/>
        </w:rPr>
      </w:pPr>
    </w:p>
    <w:p w:rsidR="00FD0721" w:rsidRPr="004D2C1A" w:rsidRDefault="0045586E" w:rsidP="004D2C1A">
      <w:pPr>
        <w:bidi/>
        <w:rPr>
          <w:rFonts w:cs="B Nazanin"/>
          <w:b/>
          <w:bCs/>
          <w:sz w:val="22"/>
          <w:szCs w:val="22"/>
        </w:rPr>
      </w:pPr>
      <w:r>
        <w:rPr>
          <w:rFonts w:cs="B Nazanin" w:hint="cs"/>
          <w:b/>
          <w:bCs/>
          <w:sz w:val="22"/>
          <w:szCs w:val="22"/>
          <w:rtl/>
        </w:rPr>
        <w:t xml:space="preserve">2-3-1 </w:t>
      </w:r>
      <w:r w:rsidR="00FD0721" w:rsidRPr="004D2C1A">
        <w:rPr>
          <w:rFonts w:cs="B Nazanin" w:hint="cs"/>
          <w:b/>
          <w:bCs/>
          <w:sz w:val="22"/>
          <w:szCs w:val="22"/>
          <w:rtl/>
        </w:rPr>
        <w:t>بررسي جابجايي زاويه اي</w:t>
      </w:r>
      <w:r w:rsidR="0056109B" w:rsidRPr="004D2C1A">
        <w:rPr>
          <w:rFonts w:cs="B Nazanin" w:hint="cs"/>
          <w:b/>
          <w:bCs/>
          <w:sz w:val="22"/>
          <w:szCs w:val="22"/>
          <w:rtl/>
        </w:rPr>
        <w:t xml:space="preserve"> مکانیزم ورقگیر</w:t>
      </w:r>
    </w:p>
    <w:p w:rsidR="00FD0721" w:rsidRPr="006408A2" w:rsidRDefault="00FD0721" w:rsidP="00040C48">
      <w:pPr>
        <w:bidi/>
        <w:rPr>
          <w:b/>
          <w:bCs/>
          <w:sz w:val="22"/>
          <w:szCs w:val="22"/>
          <w:rtl/>
        </w:rPr>
      </w:pPr>
      <w:r w:rsidRPr="00CB0304">
        <w:rPr>
          <w:rFonts w:cs="B Nazanin" w:hint="cs"/>
          <w:sz w:val="22"/>
          <w:szCs w:val="22"/>
          <w:rtl/>
        </w:rPr>
        <w:t>با توجه به زنجيره‌ی سينماتيكي مي توان</w:t>
      </w:r>
      <w:r w:rsidR="00040C48">
        <w:rPr>
          <w:rFonts w:cs="B Nazanin" w:hint="cs"/>
          <w:sz w:val="22"/>
          <w:szCs w:val="22"/>
          <w:rtl/>
        </w:rPr>
        <w:t xml:space="preserve"> مطابق شکل6 </w:t>
      </w:r>
      <w:r w:rsidRPr="00CB0304">
        <w:rPr>
          <w:rFonts w:cs="B Nazanin" w:hint="cs"/>
          <w:sz w:val="22"/>
          <w:szCs w:val="22"/>
          <w:rtl/>
        </w:rPr>
        <w:t xml:space="preserve"> براي هر لينك</w:t>
      </w:r>
      <w:r w:rsidR="00165FD7">
        <w:rPr>
          <w:rFonts w:cs="B Nazanin" w:hint="cs"/>
          <w:sz w:val="22"/>
          <w:szCs w:val="22"/>
          <w:rtl/>
        </w:rPr>
        <w:t>،</w:t>
      </w:r>
      <w:r w:rsidRPr="00CB0304">
        <w:rPr>
          <w:rFonts w:cs="B Nazanin" w:hint="cs"/>
          <w:sz w:val="22"/>
          <w:szCs w:val="22"/>
          <w:rtl/>
        </w:rPr>
        <w:t xml:space="preserve"> يك بردار با طول ثابت در نظر گرفت</w:t>
      </w:r>
      <w:r w:rsidR="001741DB">
        <w:rPr>
          <w:rFonts w:cs="B Nazanin" w:hint="cs"/>
          <w:sz w:val="22"/>
          <w:szCs w:val="22"/>
          <w:rtl/>
        </w:rPr>
        <w:t>.</w:t>
      </w:r>
      <w:r w:rsidRPr="00CB0304">
        <w:rPr>
          <w:rFonts w:cs="B Nazanin" w:hint="cs"/>
          <w:sz w:val="22"/>
          <w:szCs w:val="22"/>
          <w:rtl/>
        </w:rPr>
        <w:t xml:space="preserve"> مي توان با ايجاد حلقه هاي كوچك و ا</w:t>
      </w:r>
      <w:r w:rsidRPr="00685A82">
        <w:rPr>
          <w:rFonts w:cs="B Nazanin" w:hint="cs"/>
          <w:sz w:val="22"/>
          <w:szCs w:val="22"/>
          <w:rtl/>
        </w:rPr>
        <w:t>ستفاده از جبر اعداد مختلط معادلات زير را نوشت</w:t>
      </w:r>
      <w:r w:rsidR="00685A82" w:rsidRPr="00685A82">
        <w:rPr>
          <w:rFonts w:cs="B Nazanin" w:hint="cs"/>
          <w:sz w:val="22"/>
          <w:szCs w:val="22"/>
          <w:rtl/>
        </w:rPr>
        <w:t>[</w:t>
      </w:r>
      <w:r w:rsidR="004238F4">
        <w:rPr>
          <w:rFonts w:cs="B Nazanin" w:hint="cs"/>
          <w:sz w:val="22"/>
          <w:szCs w:val="22"/>
          <w:rtl/>
        </w:rPr>
        <w:t>16</w:t>
      </w:r>
      <w:r w:rsidR="00685A82">
        <w:rPr>
          <w:rFonts w:cs="B Nazanin" w:hint="cs"/>
          <w:sz w:val="22"/>
          <w:szCs w:val="22"/>
          <w:rtl/>
        </w:rPr>
        <w:t xml:space="preserve"> و</w:t>
      </w:r>
      <w:r w:rsidR="004238F4">
        <w:rPr>
          <w:rFonts w:cs="B Nazanin" w:hint="cs"/>
          <w:sz w:val="22"/>
          <w:szCs w:val="22"/>
          <w:rtl/>
        </w:rPr>
        <w:t xml:space="preserve"> 17</w:t>
      </w:r>
      <w:r w:rsidR="00685A82" w:rsidRPr="00685A82">
        <w:rPr>
          <w:rFonts w:cs="B Nazanin" w:hint="cs"/>
          <w:sz w:val="22"/>
          <w:szCs w:val="22"/>
          <w:rtl/>
        </w:rPr>
        <w:t>]</w:t>
      </w:r>
      <w:r w:rsidR="00A05346" w:rsidRPr="00685A82">
        <w:rPr>
          <w:rFonts w:cs="B Nazanin" w:hint="cs"/>
          <w:sz w:val="22"/>
          <w:szCs w:val="22"/>
          <w:rtl/>
        </w:rPr>
        <w:t>.</w:t>
      </w:r>
    </w:p>
    <w:p w:rsidR="00FD0721" w:rsidRPr="00CB0304" w:rsidRDefault="00FD0721" w:rsidP="003F6409">
      <w:pPr>
        <w:bidi/>
        <w:rPr>
          <w:rFonts w:cs="B Nazanin"/>
          <w:b/>
          <w:bCs/>
          <w:sz w:val="22"/>
          <w:szCs w:val="22"/>
          <w:rtl/>
        </w:rPr>
      </w:pPr>
    </w:p>
    <w:p w:rsidR="00FD0721" w:rsidRPr="00CB0304" w:rsidRDefault="00FD0721" w:rsidP="003F6409">
      <w:pPr>
        <w:bidi/>
        <w:rPr>
          <w:rFonts w:cs="B Nazanin"/>
          <w:sz w:val="22"/>
          <w:szCs w:val="22"/>
          <w:rtl/>
        </w:rPr>
      </w:pPr>
      <w:r w:rsidRPr="00CB0304">
        <w:rPr>
          <w:noProof/>
          <w:sz w:val="20"/>
          <w:szCs w:val="20"/>
          <w:lang w:bidi="ar-SA"/>
        </w:rPr>
        <w:drawing>
          <wp:inline distT="0" distB="0" distL="0" distR="0">
            <wp:extent cx="2086927" cy="1346835"/>
            <wp:effectExtent l="19050" t="0" r="8573" b="0"/>
            <wp:docPr id="6"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86927" cy="1346835"/>
                    </a:xfrm>
                    <a:prstGeom prst="rect">
                      <a:avLst/>
                    </a:prstGeom>
                  </pic:spPr>
                </pic:pic>
              </a:graphicData>
            </a:graphic>
          </wp:inline>
        </w:drawing>
      </w:r>
    </w:p>
    <w:p w:rsidR="00FD0721" w:rsidRPr="00CB0304" w:rsidRDefault="00FD0721" w:rsidP="003F6409">
      <w:pPr>
        <w:bidi/>
        <w:rPr>
          <w:rFonts w:cs="B Nazanin"/>
          <w:sz w:val="22"/>
          <w:szCs w:val="22"/>
          <w:rtl/>
        </w:rPr>
      </w:pPr>
      <w:r w:rsidRPr="00CB0304">
        <w:rPr>
          <w:noProof/>
          <w:sz w:val="20"/>
          <w:szCs w:val="20"/>
          <w:lang w:bidi="ar-SA"/>
        </w:rPr>
        <w:drawing>
          <wp:inline distT="0" distB="0" distL="0" distR="0">
            <wp:extent cx="1100138" cy="1746885"/>
            <wp:effectExtent l="19050" t="0" r="4762" b="0"/>
            <wp:docPr id="8"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0138" cy="1746885"/>
                    </a:xfrm>
                    <a:prstGeom prst="rect">
                      <a:avLst/>
                    </a:prstGeom>
                  </pic:spPr>
                </pic:pic>
              </a:graphicData>
            </a:graphic>
          </wp:inline>
        </w:drawing>
      </w:r>
      <w:r w:rsidRPr="00CB0304">
        <w:rPr>
          <w:noProof/>
          <w:sz w:val="20"/>
          <w:szCs w:val="20"/>
          <w:lang w:bidi="ar-SA"/>
        </w:rPr>
        <w:drawing>
          <wp:inline distT="0" distB="0" distL="0" distR="0">
            <wp:extent cx="2040255" cy="1393508"/>
            <wp:effectExtent l="19050" t="0" r="0" b="0"/>
            <wp:docPr id="9"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40255" cy="1393508"/>
                    </a:xfrm>
                    <a:prstGeom prst="rect">
                      <a:avLst/>
                    </a:prstGeom>
                  </pic:spPr>
                </pic:pic>
              </a:graphicData>
            </a:graphic>
          </wp:inline>
        </w:drawing>
      </w:r>
    </w:p>
    <w:p w:rsidR="00FD0721" w:rsidRPr="000C568C" w:rsidRDefault="00FD0721" w:rsidP="000C568C">
      <w:pPr>
        <w:bidi/>
        <w:jc w:val="center"/>
        <w:rPr>
          <w:rFonts w:cs="B Nazanin"/>
          <w:b/>
          <w:bCs/>
          <w:sz w:val="20"/>
          <w:szCs w:val="20"/>
          <w:rtl/>
        </w:rPr>
      </w:pPr>
      <w:r w:rsidRPr="000C568C">
        <w:rPr>
          <w:rFonts w:cs="B Nazanin" w:hint="cs"/>
          <w:b/>
          <w:bCs/>
          <w:sz w:val="20"/>
          <w:szCs w:val="20"/>
          <w:rtl/>
        </w:rPr>
        <w:t>شكل</w:t>
      </w:r>
      <w:r w:rsidR="007E741D" w:rsidRPr="000C568C">
        <w:rPr>
          <w:rFonts w:cs="B Nazanin" w:hint="cs"/>
          <w:b/>
          <w:bCs/>
          <w:sz w:val="20"/>
          <w:szCs w:val="20"/>
          <w:rtl/>
        </w:rPr>
        <w:t>6</w:t>
      </w:r>
      <w:r w:rsidR="00BF5567" w:rsidRPr="000C568C">
        <w:rPr>
          <w:rFonts w:cs="B Nazanin" w:hint="cs"/>
          <w:b/>
          <w:bCs/>
          <w:sz w:val="20"/>
          <w:szCs w:val="20"/>
          <w:rtl/>
        </w:rPr>
        <w:t xml:space="preserve">- </w:t>
      </w:r>
      <w:r w:rsidR="002E2BDD" w:rsidRPr="000C568C">
        <w:rPr>
          <w:rFonts w:cs="B Nazanin" w:hint="cs"/>
          <w:b/>
          <w:bCs/>
          <w:sz w:val="20"/>
          <w:szCs w:val="20"/>
          <w:rtl/>
        </w:rPr>
        <w:t xml:space="preserve"> </w:t>
      </w:r>
      <w:r w:rsidRPr="000C568C">
        <w:rPr>
          <w:rFonts w:cs="B Nazanin" w:hint="cs"/>
          <w:b/>
          <w:bCs/>
          <w:sz w:val="20"/>
          <w:szCs w:val="20"/>
          <w:rtl/>
        </w:rPr>
        <w:t>نمايش برداري زنجيره سينماتيكي مكانيزم ورقگير</w:t>
      </w:r>
    </w:p>
    <w:p w:rsidR="004A5F17" w:rsidRPr="00AB7771" w:rsidRDefault="004A5F17" w:rsidP="004A5F17">
      <w:pPr>
        <w:bidi/>
        <w:jc w:val="center"/>
        <w:rPr>
          <w:rFonts w:cs="B Nazanin"/>
          <w:sz w:val="20"/>
          <w:szCs w:val="20"/>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3794"/>
      </w:tblGrid>
      <w:tr w:rsidR="0051668E" w:rsidTr="0051668E">
        <w:tc>
          <w:tcPr>
            <w:tcW w:w="314" w:type="dxa"/>
            <w:vAlign w:val="bottom"/>
          </w:tcPr>
          <w:p w:rsidR="0051668E" w:rsidRPr="004F32C0" w:rsidRDefault="0051668E" w:rsidP="004E1B56">
            <w:pPr>
              <w:jc w:val="left"/>
              <w:rPr>
                <w:rFonts w:cs="B Nazanin"/>
                <w:sz w:val="20"/>
                <w:szCs w:val="20"/>
                <w:rtl/>
              </w:rPr>
            </w:pPr>
            <w:r>
              <w:rPr>
                <w:rFonts w:cs="B Nazanin" w:hint="cs"/>
                <w:sz w:val="20"/>
                <w:szCs w:val="20"/>
                <w:rtl/>
              </w:rPr>
              <w:lastRenderedPageBreak/>
              <w:t>(1)</w:t>
            </w:r>
          </w:p>
        </w:tc>
        <w:tc>
          <w:tcPr>
            <w:tcW w:w="3794" w:type="dxa"/>
          </w:tcPr>
          <w:p w:rsidR="0051668E" w:rsidRPr="004F32C0" w:rsidRDefault="0051668E" w:rsidP="004E1B56">
            <w:pPr>
              <w:jc w:val="right"/>
              <w:rPr>
                <w:rFonts w:cs="B Nazanin"/>
                <w:sz w:val="20"/>
                <w:szCs w:val="20"/>
                <w:rtl/>
              </w:rPr>
            </w:pPr>
          </w:p>
          <w:p w:rsidR="0051668E" w:rsidRPr="004F32C0" w:rsidRDefault="0056565B" w:rsidP="004E1B56">
            <w:pPr>
              <w:jc w:val="right"/>
              <w:rPr>
                <w:rFonts w:cs="B Nazanin"/>
                <w:sz w:val="20"/>
                <w:szCs w:val="20"/>
              </w:rPr>
            </w:pPr>
            <m:oMathPara>
              <m:oMathParaPr>
                <m:jc m:val="left"/>
              </m:oMathParaPr>
              <m:oMath>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1</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2</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3</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0</m:t>
                        </m:r>
                      </m:sub>
                    </m:sSub>
                  </m:e>
                </m:acc>
              </m:oMath>
            </m:oMathPara>
          </w:p>
          <w:p w:rsidR="0051668E" w:rsidRPr="004F32C0" w:rsidRDefault="0056565B" w:rsidP="004E1B56">
            <w:pPr>
              <w:jc w:val="right"/>
              <w:rPr>
                <w:rFonts w:cs="B Nazanin"/>
                <w:sz w:val="20"/>
                <w:szCs w:val="20"/>
              </w:rPr>
            </w:pPr>
            <m:oMathPara>
              <m:oMathParaPr>
                <m:jc m:val="left"/>
              </m:oMathParaPr>
              <m:oMath>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0</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0</m:t>
                        </m:r>
                      </m:sub>
                    </m:sSub>
                  </m:e>
                </m:func>
              </m:oMath>
            </m:oMathPara>
          </w:p>
          <w:p w:rsidR="0051668E" w:rsidRDefault="0056565B" w:rsidP="004E1B56">
            <w:pPr>
              <w:jc w:val="right"/>
              <w:rPr>
                <w:rFonts w:cs="B Nazanin"/>
                <w:sz w:val="20"/>
                <w:szCs w:val="20"/>
                <w:rtl/>
              </w:rPr>
            </w:pPr>
            <m:oMathPara>
              <m:oMathParaPr>
                <m:jc m:val="left"/>
              </m:oMathParaPr>
              <m:oMath>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0</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0</m:t>
                        </m:r>
                      </m:sub>
                    </m:sSub>
                  </m:e>
                </m:func>
              </m:oMath>
            </m:oMathPara>
          </w:p>
        </w:tc>
      </w:tr>
      <w:tr w:rsidR="0051668E" w:rsidTr="0051668E">
        <w:tc>
          <w:tcPr>
            <w:tcW w:w="314" w:type="dxa"/>
            <w:vAlign w:val="bottom"/>
          </w:tcPr>
          <w:p w:rsidR="0051668E" w:rsidRPr="004F32C0" w:rsidRDefault="0051668E" w:rsidP="004E1B56">
            <w:pPr>
              <w:jc w:val="left"/>
              <w:rPr>
                <w:rFonts w:cs="B Nazanin"/>
                <w:sz w:val="20"/>
                <w:szCs w:val="20"/>
                <w:rtl/>
              </w:rPr>
            </w:pPr>
            <w:r w:rsidRPr="004F32C0">
              <w:rPr>
                <w:rFonts w:cs="B Nazanin" w:hint="cs"/>
                <w:sz w:val="20"/>
                <w:szCs w:val="20"/>
                <w:rtl/>
              </w:rPr>
              <w:t>(2)</w:t>
            </w:r>
          </w:p>
        </w:tc>
        <w:tc>
          <w:tcPr>
            <w:tcW w:w="3794" w:type="dxa"/>
          </w:tcPr>
          <w:p w:rsidR="0051668E" w:rsidRPr="004F32C0" w:rsidRDefault="0051668E" w:rsidP="004E1B56">
            <w:pPr>
              <w:jc w:val="left"/>
              <w:rPr>
                <w:rFonts w:cs="B Nazanin"/>
                <w:sz w:val="20"/>
                <w:szCs w:val="20"/>
                <w:rtl/>
              </w:rPr>
            </w:pPr>
          </w:p>
          <w:p w:rsidR="0051668E" w:rsidRPr="004F32C0" w:rsidRDefault="0056565B" w:rsidP="004E1B56">
            <w:pPr>
              <w:jc w:val="left"/>
              <w:rPr>
                <w:rFonts w:cs="B Nazanin"/>
                <w:sz w:val="20"/>
                <w:szCs w:val="20"/>
              </w:rPr>
            </w:pPr>
            <m:oMathPara>
              <m:oMathParaPr>
                <m:jc m:val="left"/>
              </m:oMathParaPr>
              <m:oMath>
                <m:acc>
                  <m:accPr>
                    <m:chr m:val="⃗"/>
                    <m:ctrlPr>
                      <w:rPr>
                        <w:rFonts w:ascii="Cambria Math" w:hAnsi="Cambria Math" w:cs="B Nazanin"/>
                        <w:i/>
                        <w:sz w:val="20"/>
                        <w:szCs w:val="20"/>
                      </w:rPr>
                    </m:ctrlPr>
                  </m:accPr>
                  <m:e>
                    <m:sSubSup>
                      <m:sSubSupPr>
                        <m:ctrlPr>
                          <w:rPr>
                            <w:rFonts w:ascii="Cambria Math" w:hAnsi="Cambria Math" w:cs="B Nazanin"/>
                            <w:i/>
                            <w:sz w:val="20"/>
                            <w:szCs w:val="20"/>
                          </w:rPr>
                        </m:ctrlPr>
                      </m:sSubSupPr>
                      <m:e>
                        <m:r>
                          <w:rPr>
                            <w:rFonts w:ascii="Cambria Math" w:hAnsi="Cambria Math" w:cs="B Nazanin"/>
                            <w:sz w:val="20"/>
                            <w:szCs w:val="20"/>
                          </w:rPr>
                          <m:t>r</m:t>
                        </m:r>
                      </m:e>
                      <m:sub>
                        <m:r>
                          <w:rPr>
                            <w:rFonts w:ascii="Cambria Math" w:hAnsi="Cambria Math" w:cs="B Nazanin"/>
                            <w:sz w:val="20"/>
                            <w:szCs w:val="20"/>
                          </w:rPr>
                          <m:t>5</m:t>
                        </m:r>
                      </m:sub>
                      <m:sup>
                        <m:r>
                          <w:rPr>
                            <w:rFonts w:ascii="Cambria Math" w:hAnsi="Cambria Math" w:cs="B Nazanin"/>
                            <w:sz w:val="20"/>
                            <w:szCs w:val="20"/>
                          </w:rPr>
                          <m:t>'</m:t>
                        </m:r>
                      </m:sup>
                    </m:sSubSup>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0</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4</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Sup>
                      <m:sSubSupPr>
                        <m:ctrlPr>
                          <w:rPr>
                            <w:rFonts w:ascii="Cambria Math" w:hAnsi="Cambria Math" w:cs="B Nazanin"/>
                            <w:i/>
                            <w:sz w:val="20"/>
                            <w:szCs w:val="20"/>
                          </w:rPr>
                        </m:ctrlPr>
                      </m:sSubSupPr>
                      <m:e>
                        <m:r>
                          <w:rPr>
                            <w:rFonts w:ascii="Cambria Math" w:hAnsi="Cambria Math" w:cs="B Nazanin"/>
                            <w:sz w:val="20"/>
                            <w:szCs w:val="20"/>
                          </w:rPr>
                          <m:t>r</m:t>
                        </m:r>
                      </m:e>
                      <m:sub>
                        <m:r>
                          <w:rPr>
                            <w:rFonts w:ascii="Cambria Math" w:hAnsi="Cambria Math" w:cs="B Nazanin"/>
                            <w:sz w:val="20"/>
                            <w:szCs w:val="20"/>
                          </w:rPr>
                          <m:t>3</m:t>
                        </m:r>
                      </m:sub>
                      <m:sup>
                        <m:r>
                          <w:rPr>
                            <w:rFonts w:ascii="Cambria Math" w:hAnsi="Cambria Math" w:cs="B Nazanin"/>
                            <w:sz w:val="20"/>
                            <w:szCs w:val="20"/>
                          </w:rPr>
                          <m:t>'</m:t>
                        </m:r>
                      </m:sup>
                    </m:sSubSup>
                  </m:e>
                </m:acc>
              </m:oMath>
            </m:oMathPara>
          </w:p>
          <w:p w:rsidR="0051668E" w:rsidRPr="004F32C0" w:rsidRDefault="0056565B" w:rsidP="004E1B56">
            <w:pPr>
              <w:jc w:val="left"/>
              <w:rPr>
                <w:rFonts w:cs="B Nazanin"/>
                <w:sz w:val="20"/>
                <w:szCs w:val="20"/>
              </w:rPr>
            </w:pPr>
            <m:oMathPara>
              <m:oMathParaPr>
                <m:jc m:val="left"/>
              </m:oMathParaPr>
              <m:oMath>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0</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0</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oMath>
            </m:oMathPara>
          </w:p>
          <w:p w:rsidR="0051668E" w:rsidRDefault="0056565B" w:rsidP="004E1B56">
            <w:pPr>
              <w:jc w:val="left"/>
              <w:rPr>
                <w:rFonts w:cs="B Nazanin"/>
                <w:sz w:val="20"/>
                <w:szCs w:val="20"/>
                <w:rtl/>
              </w:rPr>
            </w:pPr>
            <m:oMathPara>
              <m:oMath>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0</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0</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oMath>
            </m:oMathPara>
          </w:p>
        </w:tc>
      </w:tr>
      <w:tr w:rsidR="0051668E" w:rsidTr="0051668E">
        <w:tc>
          <w:tcPr>
            <w:tcW w:w="314" w:type="dxa"/>
            <w:vAlign w:val="bottom"/>
          </w:tcPr>
          <w:p w:rsidR="0051668E" w:rsidRPr="004F32C0" w:rsidRDefault="0051668E" w:rsidP="004E1B56">
            <w:pPr>
              <w:jc w:val="left"/>
              <w:rPr>
                <w:rFonts w:cs="B Nazanin"/>
                <w:sz w:val="20"/>
                <w:szCs w:val="20"/>
                <w:rtl/>
              </w:rPr>
            </w:pPr>
            <w:r w:rsidRPr="004F32C0">
              <w:rPr>
                <w:rFonts w:cs="B Nazanin" w:hint="cs"/>
                <w:sz w:val="20"/>
                <w:szCs w:val="20"/>
                <w:rtl/>
              </w:rPr>
              <w:t>(3)</w:t>
            </w:r>
            <w:r w:rsidRPr="004F32C0">
              <w:rPr>
                <w:rFonts w:cs="B Nazanin"/>
                <w:sz w:val="20"/>
                <w:szCs w:val="20"/>
                <w:rtl/>
              </w:rPr>
              <w:t xml:space="preserve"> </w:t>
            </w:r>
          </w:p>
        </w:tc>
        <w:tc>
          <w:tcPr>
            <w:tcW w:w="3794" w:type="dxa"/>
          </w:tcPr>
          <w:p w:rsidR="0051668E" w:rsidRPr="004F32C0" w:rsidRDefault="0051668E" w:rsidP="004E1B56">
            <w:pPr>
              <w:jc w:val="left"/>
              <w:rPr>
                <w:rFonts w:cs="B Nazanin"/>
                <w:sz w:val="20"/>
                <w:szCs w:val="20"/>
                <w:rtl/>
              </w:rPr>
            </w:pPr>
          </w:p>
          <w:p w:rsidR="0051668E" w:rsidRPr="004F32C0" w:rsidRDefault="0056565B" w:rsidP="004E1B56">
            <w:pPr>
              <w:jc w:val="left"/>
              <w:rPr>
                <w:rFonts w:cs="B Nazanin"/>
                <w:sz w:val="20"/>
                <w:szCs w:val="20"/>
              </w:rPr>
            </w:pPr>
            <m:oMathPara>
              <m:oMathParaPr>
                <m:jc m:val="left"/>
              </m:oMathParaPr>
              <m:oMath>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5</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6</m:t>
                        </m:r>
                      </m:sub>
                    </m:sSub>
                  </m:e>
                </m:acc>
                <m:r>
                  <w:rPr>
                    <w:rFonts w:ascii="Cambria Math" w:hAnsi="Cambria Math" w:cs="B Nazanin"/>
                    <w:sz w:val="20"/>
                    <w:szCs w:val="20"/>
                  </w:rPr>
                  <m:t xml:space="preserve">= </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r</m:t>
                        </m:r>
                      </m:e>
                      <m:sub>
                        <m:r>
                          <w:rPr>
                            <w:rFonts w:ascii="Cambria Math" w:hAnsi="Cambria Math" w:cs="B Nazanin"/>
                            <w:sz w:val="20"/>
                            <w:szCs w:val="20"/>
                          </w:rPr>
                          <m:t>7</m:t>
                        </m:r>
                      </m:sub>
                    </m:sSub>
                  </m:e>
                </m:acc>
              </m:oMath>
            </m:oMathPara>
          </w:p>
          <w:p w:rsidR="0051668E" w:rsidRPr="004F32C0" w:rsidRDefault="0056565B" w:rsidP="004E1B56">
            <w:pPr>
              <w:jc w:val="left"/>
              <w:rPr>
                <w:rFonts w:cs="B Nazanin"/>
                <w:i/>
                <w:sz w:val="20"/>
                <w:szCs w:val="20"/>
              </w:rPr>
            </w:pPr>
            <m:oMathPara>
              <m:oMathParaPr>
                <m:jc m:val="left"/>
              </m:oMathParaPr>
              <m:oMath>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 -y</m:t>
                </m:r>
              </m:oMath>
            </m:oMathPara>
          </w:p>
          <w:p w:rsidR="0051668E" w:rsidRPr="0051668E" w:rsidRDefault="0056565B" w:rsidP="004E1B56">
            <w:pPr>
              <w:jc w:val="left"/>
              <w:rPr>
                <w:rFonts w:ascii="Cambria Math" w:hAnsi="Cambria Math" w:cs="B Nazanin"/>
                <w:sz w:val="20"/>
                <w:szCs w:val="20"/>
                <w:rtl/>
                <w:oMath/>
              </w:rPr>
            </w:pPr>
            <m:oMathPara>
              <m:oMathParaPr>
                <m:jc m:val="left"/>
              </m:oMathParaPr>
              <m:oMath>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 ε</m:t>
                </m:r>
              </m:oMath>
            </m:oMathPara>
          </w:p>
        </w:tc>
      </w:tr>
    </w:tbl>
    <w:p w:rsidR="00FD0721" w:rsidRPr="004F32C0" w:rsidRDefault="00FD0721" w:rsidP="00074F2C">
      <w:pPr>
        <w:bidi/>
        <w:jc w:val="left"/>
        <w:rPr>
          <w:rFonts w:cs="B Nazanin"/>
          <w:sz w:val="20"/>
          <w:szCs w:val="20"/>
          <w:rtl/>
        </w:rPr>
      </w:pPr>
    </w:p>
    <w:p w:rsidR="00FD0721" w:rsidRPr="00CB0304" w:rsidRDefault="00FD0721" w:rsidP="008E558A">
      <w:pPr>
        <w:bidi/>
        <w:rPr>
          <w:rFonts w:cs="B Nazanin"/>
          <w:sz w:val="22"/>
          <w:szCs w:val="22"/>
          <w:rtl/>
        </w:rPr>
      </w:pPr>
      <w:r w:rsidRPr="00CB0304">
        <w:rPr>
          <w:rFonts w:cs="B Nazanin" w:hint="cs"/>
          <w:sz w:val="22"/>
          <w:szCs w:val="22"/>
          <w:rtl/>
        </w:rPr>
        <w:t xml:space="preserve">در روابط بالا، </w:t>
      </w:r>
      <m:oMath>
        <m:r>
          <m:rPr>
            <m:sty m:val="p"/>
          </m:rPr>
          <w:rPr>
            <w:rFonts w:ascii="Cambria Math" w:hAnsi="Cambria Math" w:cs="B Nazanin"/>
            <w:sz w:val="22"/>
            <w:szCs w:val="22"/>
          </w:rPr>
          <m:t xml:space="preserve">  </m:t>
        </m:r>
        <m:r>
          <w:rPr>
            <w:rFonts w:ascii="Cambria Math" w:hAnsi="Cambria Math" w:cs="B Nazanin"/>
            <w:sz w:val="22"/>
            <w:szCs w:val="22"/>
          </w:rPr>
          <m:t>ε</m:t>
        </m:r>
      </m:oMath>
      <w:r w:rsidRPr="00CB0304">
        <w:rPr>
          <w:rFonts w:cs="B Nazanin" w:hint="cs"/>
          <w:sz w:val="22"/>
          <w:szCs w:val="22"/>
          <w:rtl/>
        </w:rPr>
        <w:t>بيانگر</w:t>
      </w:r>
      <w:r w:rsidR="00074F2C">
        <w:rPr>
          <w:rFonts w:cs="B Nazanin" w:hint="cs"/>
          <w:sz w:val="22"/>
          <w:szCs w:val="22"/>
          <w:rtl/>
        </w:rPr>
        <w:t xml:space="preserve"> ميزان جابجايي در موقعيت لغزنده‌ی ورق</w:t>
      </w:r>
      <w:r w:rsidRPr="00CB0304">
        <w:rPr>
          <w:rFonts w:cs="B Nazanin" w:hint="cs"/>
          <w:sz w:val="22"/>
          <w:szCs w:val="22"/>
          <w:rtl/>
        </w:rPr>
        <w:t>گير</w:t>
      </w:r>
      <w:r w:rsidR="008E558A">
        <w:rPr>
          <w:rFonts w:cs="B Nazanin" w:hint="cs"/>
          <w:sz w:val="22"/>
          <w:szCs w:val="22"/>
          <w:rtl/>
        </w:rPr>
        <w:t>(خروج از مرکز)</w:t>
      </w:r>
      <w:r w:rsidRPr="00CB0304">
        <w:rPr>
          <w:rFonts w:cs="B Nazanin" w:hint="cs"/>
          <w:sz w:val="22"/>
          <w:szCs w:val="22"/>
          <w:rtl/>
        </w:rPr>
        <w:t>،</w:t>
      </w:r>
      <w:r w:rsidR="00165FD7">
        <w:rPr>
          <w:rFonts w:cs="B Nazanin" w:hint="cs"/>
          <w:sz w:val="22"/>
          <w:szCs w:val="22"/>
          <w:rtl/>
        </w:rPr>
        <w:t xml:space="preserve"> </w:t>
      </w:r>
      <m:oMath>
        <m:r>
          <m:rPr>
            <m:sty m:val="p"/>
          </m:rPr>
          <w:rPr>
            <w:rFonts w:ascii="Cambria Math" w:hAnsi="Cambria Math" w:cs="B Nazanin"/>
            <w:sz w:val="22"/>
            <w:szCs w:val="22"/>
          </w:rPr>
          <m:t>α</m:t>
        </m:r>
      </m:oMath>
      <w:r w:rsidR="00165FD7">
        <w:rPr>
          <w:rFonts w:cs="B Nazanin" w:hint="cs"/>
          <w:sz w:val="22"/>
          <w:szCs w:val="22"/>
          <w:rtl/>
        </w:rPr>
        <w:t xml:space="preserve"> </w:t>
      </w:r>
      <w:r w:rsidRPr="00CB0304">
        <w:rPr>
          <w:rFonts w:cs="B Nazanin" w:hint="cs"/>
          <w:sz w:val="22"/>
          <w:szCs w:val="22"/>
          <w:rtl/>
        </w:rPr>
        <w:t>زاويه‌ی ثابت بين لينك‌هاي</w:t>
      </w:r>
      <w:r w:rsidR="00165FD7">
        <w:rPr>
          <w:rFonts w:cs="B Nazanin" w:hint="cs"/>
          <w:sz w:val="22"/>
          <w:szCs w:val="22"/>
          <w:rtl/>
        </w:rPr>
        <w:t xml:space="preserve"> </w:t>
      </w:r>
      <m:oMath>
        <m:sSub>
          <m:sSubPr>
            <m:ctrlPr>
              <w:rPr>
                <w:rFonts w:ascii="Cambria Math" w:hAnsi="Cambria Math" w:cs="B Nazanin"/>
                <w:sz w:val="22"/>
                <w:szCs w:val="22"/>
              </w:rPr>
            </m:ctrlPr>
          </m:sSubPr>
          <m:e>
            <m:r>
              <w:rPr>
                <w:rFonts w:ascii="Cambria Math" w:hAnsi="Cambria Math" w:cs="B Nazanin"/>
                <w:sz w:val="22"/>
                <w:szCs w:val="22"/>
              </w:rPr>
              <m:t>r</m:t>
            </m:r>
          </m:e>
          <m:sub>
            <m:r>
              <w:rPr>
                <w:rFonts w:ascii="Cambria Math" w:hAnsi="Cambria Math" w:cs="B Nazanin"/>
                <w:sz w:val="22"/>
                <w:szCs w:val="22"/>
              </w:rPr>
              <m:t>3</m:t>
            </m:r>
          </m:sub>
        </m:sSub>
      </m:oMath>
      <w:r w:rsidR="00165FD7">
        <w:rPr>
          <w:rFonts w:cs="B Nazanin" w:hint="cs"/>
          <w:sz w:val="22"/>
          <w:szCs w:val="22"/>
          <w:rtl/>
        </w:rPr>
        <w:t xml:space="preserve"> </w:t>
      </w:r>
      <w:r w:rsidRPr="00CB0304">
        <w:rPr>
          <w:rFonts w:cs="B Nazanin" w:hint="cs"/>
          <w:sz w:val="22"/>
          <w:szCs w:val="22"/>
          <w:rtl/>
        </w:rPr>
        <w:t>و</w:t>
      </w:r>
      <w:r w:rsidR="00165FD7">
        <w:rPr>
          <w:rFonts w:cs="B Nazanin" w:hint="cs"/>
          <w:sz w:val="22"/>
          <w:szCs w:val="22"/>
          <w:rtl/>
        </w:rPr>
        <w:t xml:space="preserve"> </w:t>
      </w:r>
      <m:oMath>
        <m:sSub>
          <m:sSubPr>
            <m:ctrlPr>
              <w:rPr>
                <w:rFonts w:ascii="Cambria Math" w:hAnsi="Cambria Math" w:cs="B Nazanin"/>
                <w:sz w:val="22"/>
                <w:szCs w:val="22"/>
              </w:rPr>
            </m:ctrlPr>
          </m:sSubPr>
          <m:e>
            <m:r>
              <w:rPr>
                <w:rFonts w:ascii="Cambria Math" w:hAnsi="Cambria Math" w:cs="B Nazanin"/>
                <w:sz w:val="22"/>
                <w:szCs w:val="22"/>
              </w:rPr>
              <m:t>r'</m:t>
            </m:r>
          </m:e>
          <m:sub>
            <m:r>
              <w:rPr>
                <w:rFonts w:ascii="Cambria Math" w:hAnsi="Cambria Math" w:cs="B Nazanin"/>
                <w:sz w:val="22"/>
                <w:szCs w:val="22"/>
              </w:rPr>
              <m:t>3</m:t>
            </m:r>
          </m:sub>
        </m:sSub>
      </m:oMath>
      <w:r w:rsidR="00165FD7">
        <w:rPr>
          <w:rFonts w:cs="B Nazanin" w:hint="cs"/>
          <w:sz w:val="22"/>
          <w:szCs w:val="22"/>
          <w:rtl/>
        </w:rPr>
        <w:t xml:space="preserve"> </w:t>
      </w:r>
      <w:r w:rsidRPr="00CB0304">
        <w:rPr>
          <w:rFonts w:cs="B Nazanin" w:hint="cs"/>
          <w:sz w:val="22"/>
          <w:szCs w:val="22"/>
          <w:rtl/>
        </w:rPr>
        <w:t>و بالاخره</w:t>
      </w:r>
      <w:r w:rsidR="004D2C1A">
        <w:rPr>
          <w:rFonts w:cs="B Nazanin" w:hint="cs"/>
          <w:sz w:val="22"/>
          <w:szCs w:val="22"/>
          <w:rtl/>
        </w:rPr>
        <w:t xml:space="preserve"> </w:t>
      </w:r>
      <m:oMath>
        <m:r>
          <w:rPr>
            <w:rFonts w:ascii="Cambria Math" w:hAnsi="Cambria Math" w:cs="Cambria Math" w:hint="cs"/>
            <w:sz w:val="22"/>
            <w:szCs w:val="22"/>
            <w:rtl/>
          </w:rPr>
          <m:t>γ</m:t>
        </m:r>
      </m:oMath>
      <w:r w:rsidRPr="00CB0304">
        <w:rPr>
          <w:rFonts w:cs="B Nazanin" w:hint="cs"/>
          <w:sz w:val="22"/>
          <w:szCs w:val="22"/>
          <w:rtl/>
        </w:rPr>
        <w:t xml:space="preserve"> زاويه‌ی بين لينك‌هاي </w:t>
      </w:r>
      <m:oMath>
        <m:sSub>
          <m:sSubPr>
            <m:ctrlPr>
              <w:rPr>
                <w:rFonts w:ascii="Cambria Math" w:hAnsi="Cambria Math" w:cs="B Nazanin"/>
                <w:sz w:val="22"/>
                <w:szCs w:val="22"/>
              </w:rPr>
            </m:ctrlPr>
          </m:sSubPr>
          <m:e>
            <m:r>
              <w:rPr>
                <w:rFonts w:ascii="Cambria Math" w:hAnsi="Cambria Math" w:cs="B Nazanin"/>
                <w:sz w:val="22"/>
                <w:szCs w:val="22"/>
              </w:rPr>
              <m:t xml:space="preserve"> r</m:t>
            </m:r>
          </m:e>
          <m:sub>
            <m:r>
              <w:rPr>
                <w:rFonts w:ascii="Cambria Math" w:hAnsi="Cambria Math" w:cs="B Nazanin"/>
                <w:sz w:val="22"/>
                <w:szCs w:val="22"/>
              </w:rPr>
              <m:t>5</m:t>
            </m:r>
          </m:sub>
        </m:sSub>
      </m:oMath>
      <w:r w:rsidRPr="00CB0304">
        <w:rPr>
          <w:rFonts w:cs="B Nazanin" w:hint="cs"/>
          <w:sz w:val="22"/>
          <w:szCs w:val="22"/>
          <w:rtl/>
        </w:rPr>
        <w:t xml:space="preserve">و </w:t>
      </w:r>
      <m:oMath>
        <m:sSub>
          <m:sSubPr>
            <m:ctrlPr>
              <w:rPr>
                <w:rFonts w:ascii="Cambria Math" w:hAnsi="Cambria Math" w:cs="B Nazanin"/>
                <w:sz w:val="22"/>
                <w:szCs w:val="22"/>
              </w:rPr>
            </m:ctrlPr>
          </m:sSubPr>
          <m:e>
            <m:r>
              <w:rPr>
                <w:rFonts w:ascii="Cambria Math" w:hAnsi="Cambria Math" w:cs="B Nazanin"/>
                <w:sz w:val="22"/>
                <w:szCs w:val="22"/>
              </w:rPr>
              <m:t>r'</m:t>
            </m:r>
          </m:e>
          <m:sub>
            <m:r>
              <w:rPr>
                <w:rFonts w:ascii="Cambria Math" w:hAnsi="Cambria Math" w:cs="B Nazanin"/>
                <w:sz w:val="22"/>
                <w:szCs w:val="22"/>
              </w:rPr>
              <m:t>5</m:t>
            </m:r>
          </m:sub>
        </m:sSub>
      </m:oMath>
      <w:r w:rsidRPr="00CB0304">
        <w:rPr>
          <w:rFonts w:cs="B Nazanin" w:hint="cs"/>
          <w:sz w:val="22"/>
          <w:szCs w:val="22"/>
          <w:rtl/>
        </w:rPr>
        <w:t xml:space="preserve"> است</w:t>
      </w:r>
      <w:r w:rsidR="0078644C">
        <w:rPr>
          <w:rFonts w:cs="B Nazanin" w:hint="cs"/>
          <w:sz w:val="22"/>
          <w:szCs w:val="22"/>
          <w:rtl/>
        </w:rPr>
        <w:t>.</w:t>
      </w:r>
    </w:p>
    <w:p w:rsidR="00FD0721" w:rsidRDefault="00FD0721" w:rsidP="004D2C1A">
      <w:pPr>
        <w:bidi/>
        <w:ind w:firstLine="384"/>
        <w:rPr>
          <w:rFonts w:cs="B Nazanin"/>
          <w:sz w:val="22"/>
          <w:szCs w:val="22"/>
          <w:rtl/>
        </w:rPr>
      </w:pPr>
      <w:r w:rsidRPr="00CB0304">
        <w:rPr>
          <w:rFonts w:cs="B Nazanin" w:hint="cs"/>
          <w:sz w:val="22"/>
          <w:szCs w:val="22"/>
          <w:rtl/>
        </w:rPr>
        <w:t xml:space="preserve">در روابط (2) </w:t>
      </w:r>
      <w:r w:rsidR="004D2C1A">
        <w:rPr>
          <w:rFonts w:cs="B Nazanin" w:hint="cs"/>
          <w:sz w:val="22"/>
          <w:szCs w:val="22"/>
          <w:rtl/>
        </w:rPr>
        <w:t>و</w:t>
      </w:r>
      <w:r w:rsidRPr="00CB0304">
        <w:rPr>
          <w:rFonts w:cs="B Nazanin" w:hint="cs"/>
          <w:sz w:val="22"/>
          <w:szCs w:val="22"/>
          <w:rtl/>
        </w:rPr>
        <w:t xml:space="preserve"> (3)،</w:t>
      </w:r>
      <w:r w:rsidR="0078644C">
        <w:rPr>
          <w:rFonts w:cs="B Nazanin" w:hint="cs"/>
          <w:sz w:val="22"/>
          <w:szCs w:val="22"/>
          <w:rtl/>
        </w:rPr>
        <w:t xml:space="preserve"> </w:t>
      </w:r>
      <w:r w:rsidRPr="00CB0304">
        <w:rPr>
          <w:rFonts w:cs="B Nazanin" w:hint="cs"/>
          <w:sz w:val="22"/>
          <w:szCs w:val="22"/>
          <w:rtl/>
        </w:rPr>
        <w:t xml:space="preserve">زوایای </w:t>
      </w:r>
      <w:r w:rsidR="00DF147B">
        <w:rPr>
          <w:rFonts w:cs="B Nazanin" w:hint="cs"/>
          <w:sz w:val="22"/>
          <w:szCs w:val="22"/>
          <w:rtl/>
        </w:rPr>
        <w:t>رابط‌</w:t>
      </w:r>
      <w:r w:rsidR="00EB6B59">
        <w:rPr>
          <w:rFonts w:cs="B Nazanin" w:hint="cs"/>
          <w:sz w:val="22"/>
          <w:szCs w:val="22"/>
          <w:rtl/>
        </w:rPr>
        <w:t>‌</w:t>
      </w:r>
      <w:r w:rsidRPr="00CB0304">
        <w:rPr>
          <w:rFonts w:cs="B Nazanin" w:hint="cs"/>
          <w:sz w:val="22"/>
          <w:szCs w:val="22"/>
          <w:rtl/>
        </w:rPr>
        <w:t>های 2</w:t>
      </w:r>
      <w:r w:rsidR="004D2C1A">
        <w:rPr>
          <w:rFonts w:cs="B Nazanin" w:hint="cs"/>
          <w:sz w:val="22"/>
          <w:szCs w:val="22"/>
          <w:rtl/>
        </w:rPr>
        <w:t xml:space="preserve"> </w:t>
      </w:r>
      <w:r w:rsidRPr="00CB0304">
        <w:rPr>
          <w:rFonts w:cs="B Nazanin" w:hint="cs"/>
          <w:sz w:val="22"/>
          <w:szCs w:val="22"/>
          <w:rtl/>
        </w:rPr>
        <w:t>و</w:t>
      </w:r>
      <w:r w:rsidR="004D2C1A">
        <w:rPr>
          <w:rFonts w:cs="B Nazanin" w:hint="cs"/>
          <w:sz w:val="22"/>
          <w:szCs w:val="22"/>
          <w:rtl/>
        </w:rPr>
        <w:t xml:space="preserve"> </w:t>
      </w:r>
      <w:r w:rsidRPr="00CB0304">
        <w:rPr>
          <w:rFonts w:cs="B Nazanin" w:hint="cs"/>
          <w:sz w:val="22"/>
          <w:szCs w:val="22"/>
          <w:rtl/>
        </w:rPr>
        <w:t>3</w:t>
      </w:r>
      <w:r w:rsidR="004D2C1A">
        <w:rPr>
          <w:rFonts w:cs="B Nazanin" w:hint="cs"/>
          <w:sz w:val="22"/>
          <w:szCs w:val="22"/>
          <w:rtl/>
        </w:rPr>
        <w:t xml:space="preserve"> </w:t>
      </w:r>
      <w:r w:rsidRPr="00CB0304">
        <w:rPr>
          <w:rFonts w:cs="B Nazanin" w:hint="cs"/>
          <w:sz w:val="22"/>
          <w:szCs w:val="22"/>
          <w:rtl/>
        </w:rPr>
        <w:t>و</w:t>
      </w:r>
      <w:r w:rsidR="004D2C1A">
        <w:rPr>
          <w:rFonts w:cs="B Nazanin" w:hint="cs"/>
          <w:sz w:val="22"/>
          <w:szCs w:val="22"/>
          <w:rtl/>
        </w:rPr>
        <w:t xml:space="preserve"> </w:t>
      </w:r>
      <w:r w:rsidRPr="00CB0304">
        <w:rPr>
          <w:rFonts w:cs="B Nazanin" w:hint="cs"/>
          <w:sz w:val="22"/>
          <w:szCs w:val="22"/>
          <w:rtl/>
        </w:rPr>
        <w:t>4</w:t>
      </w:r>
      <w:r w:rsidR="004D2C1A">
        <w:rPr>
          <w:rFonts w:cs="B Nazanin" w:hint="cs"/>
          <w:sz w:val="22"/>
          <w:szCs w:val="22"/>
          <w:rtl/>
        </w:rPr>
        <w:t xml:space="preserve"> </w:t>
      </w:r>
      <w:r w:rsidRPr="00CB0304">
        <w:rPr>
          <w:rFonts w:cs="B Nazanin" w:hint="cs"/>
          <w:sz w:val="22"/>
          <w:szCs w:val="22"/>
          <w:rtl/>
        </w:rPr>
        <w:t>و</w:t>
      </w:r>
      <w:r w:rsidR="004D2C1A">
        <w:rPr>
          <w:rFonts w:cs="B Nazanin" w:hint="cs"/>
          <w:sz w:val="22"/>
          <w:szCs w:val="22"/>
          <w:rtl/>
        </w:rPr>
        <w:t xml:space="preserve"> </w:t>
      </w:r>
      <w:r w:rsidRPr="00CB0304">
        <w:rPr>
          <w:rFonts w:cs="B Nazanin" w:hint="cs"/>
          <w:sz w:val="22"/>
          <w:szCs w:val="22"/>
          <w:rtl/>
        </w:rPr>
        <w:t xml:space="preserve"> 5 و</w:t>
      </w:r>
      <w:r w:rsidR="004D2C1A">
        <w:rPr>
          <w:rFonts w:cs="B Nazanin" w:hint="cs"/>
          <w:sz w:val="22"/>
          <w:szCs w:val="22"/>
          <w:rtl/>
        </w:rPr>
        <w:t xml:space="preserve"> </w:t>
      </w:r>
      <w:r w:rsidRPr="00CB0304">
        <w:rPr>
          <w:rFonts w:cs="B Nazanin" w:hint="cs"/>
          <w:sz w:val="22"/>
          <w:szCs w:val="22"/>
          <w:rtl/>
        </w:rPr>
        <w:t xml:space="preserve">6 و </w:t>
      </w:r>
      <w:r w:rsidRPr="00CB0304">
        <w:rPr>
          <w:rFonts w:cs="B Nazanin"/>
          <w:sz w:val="22"/>
          <w:szCs w:val="22"/>
        </w:rPr>
        <w:t>y</w:t>
      </w:r>
      <w:r w:rsidR="00F139DE">
        <w:rPr>
          <w:rFonts w:cs="B Nazanin" w:hint="cs"/>
          <w:sz w:val="22"/>
          <w:szCs w:val="22"/>
          <w:rtl/>
        </w:rPr>
        <w:t xml:space="preserve"> (موقعیت لغزنده)</w:t>
      </w:r>
      <w:r w:rsidR="00165FD7">
        <w:rPr>
          <w:rFonts w:cs="B Nazanin" w:hint="cs"/>
          <w:sz w:val="22"/>
          <w:szCs w:val="22"/>
          <w:rtl/>
        </w:rPr>
        <w:t xml:space="preserve"> </w:t>
      </w:r>
      <w:r w:rsidRPr="00CB0304">
        <w:rPr>
          <w:rFonts w:cs="B Nazanin" w:hint="cs"/>
          <w:sz w:val="22"/>
          <w:szCs w:val="22"/>
          <w:rtl/>
        </w:rPr>
        <w:t>مجهول و سایر پارامتر</w:t>
      </w:r>
      <w:r w:rsidR="00165FD7">
        <w:rPr>
          <w:rFonts w:cs="B Nazanin" w:hint="cs"/>
          <w:sz w:val="22"/>
          <w:szCs w:val="22"/>
          <w:rtl/>
        </w:rPr>
        <w:t>‌</w:t>
      </w:r>
      <w:r w:rsidRPr="00CB0304">
        <w:rPr>
          <w:rFonts w:cs="B Nazanin" w:hint="cs"/>
          <w:sz w:val="22"/>
          <w:szCs w:val="22"/>
          <w:rtl/>
        </w:rPr>
        <w:t>ها معلوم می‌باشند.</w:t>
      </w:r>
    </w:p>
    <w:p w:rsidR="004A5F17" w:rsidRPr="00AB7771" w:rsidRDefault="004A5F17" w:rsidP="004A5F17">
      <w:pPr>
        <w:bidi/>
        <w:rPr>
          <w:rFonts w:cs="B Nazanin"/>
          <w:sz w:val="22"/>
          <w:szCs w:val="22"/>
          <w:rtl/>
        </w:rPr>
      </w:pPr>
    </w:p>
    <w:p w:rsidR="00FD0721" w:rsidRPr="00CB0304" w:rsidRDefault="0045586E" w:rsidP="004D2C1A">
      <w:pPr>
        <w:bidi/>
        <w:rPr>
          <w:rFonts w:cs="B Nazanin"/>
          <w:b/>
          <w:bCs/>
          <w:sz w:val="22"/>
          <w:szCs w:val="22"/>
          <w:rtl/>
        </w:rPr>
      </w:pPr>
      <w:r>
        <w:rPr>
          <w:rFonts w:cs="B Nazanin" w:hint="cs"/>
          <w:b/>
          <w:bCs/>
          <w:sz w:val="22"/>
          <w:szCs w:val="22"/>
          <w:rtl/>
        </w:rPr>
        <w:t xml:space="preserve">2-3-2 </w:t>
      </w:r>
      <w:r w:rsidR="00FD0721" w:rsidRPr="00CB0304">
        <w:rPr>
          <w:rFonts w:cs="B Nazanin" w:hint="cs"/>
          <w:b/>
          <w:bCs/>
          <w:sz w:val="22"/>
          <w:szCs w:val="22"/>
          <w:rtl/>
        </w:rPr>
        <w:t>بررسي سرعت زاويه اي</w:t>
      </w:r>
      <w:r w:rsidR="0056109B">
        <w:rPr>
          <w:rFonts w:cs="B Nazanin" w:hint="cs"/>
          <w:b/>
          <w:bCs/>
          <w:sz w:val="22"/>
          <w:szCs w:val="22"/>
          <w:rtl/>
        </w:rPr>
        <w:t xml:space="preserve"> مکانیزم ورقگیر</w:t>
      </w:r>
    </w:p>
    <w:p w:rsidR="00FD0721" w:rsidRPr="00CB0304" w:rsidRDefault="00FD0721" w:rsidP="00BE7B19">
      <w:pPr>
        <w:bidi/>
        <w:rPr>
          <w:rFonts w:cs="B Nazanin"/>
          <w:sz w:val="22"/>
          <w:szCs w:val="22"/>
          <w:rtl/>
        </w:rPr>
      </w:pPr>
      <w:r w:rsidRPr="00CB0304">
        <w:rPr>
          <w:rFonts w:cs="B Nazanin" w:hint="cs"/>
          <w:sz w:val="22"/>
          <w:szCs w:val="22"/>
          <w:rtl/>
        </w:rPr>
        <w:t xml:space="preserve">در اين مرحله كافي است كه از معادلات (1) ، (2) و (3) </w:t>
      </w:r>
      <w:r w:rsidR="003D040A">
        <w:rPr>
          <w:rFonts w:cs="B Nazanin" w:hint="cs"/>
          <w:sz w:val="22"/>
          <w:szCs w:val="22"/>
          <w:rtl/>
        </w:rPr>
        <w:t xml:space="preserve">، </w:t>
      </w:r>
      <w:r w:rsidRPr="00CB0304">
        <w:rPr>
          <w:rFonts w:cs="B Nazanin" w:hint="cs"/>
          <w:sz w:val="22"/>
          <w:szCs w:val="22"/>
          <w:rtl/>
        </w:rPr>
        <w:t>نسبت به زمان مشتق گرفته شود</w:t>
      </w:r>
      <w:r w:rsidR="00BE7B19">
        <w:rPr>
          <w:rFonts w:cs="B Nazanin" w:hint="cs"/>
          <w:sz w:val="22"/>
          <w:szCs w:val="22"/>
          <w:rtl/>
        </w:rPr>
        <w:t xml:space="preserve"> </w:t>
      </w:r>
      <w:r w:rsidR="00CB2B58">
        <w:rPr>
          <w:rFonts w:cs="B Nazanin" w:hint="cs"/>
          <w:sz w:val="22"/>
          <w:szCs w:val="22"/>
          <w:rtl/>
        </w:rPr>
        <w:t>[</w:t>
      </w:r>
      <w:r w:rsidR="00F139DE">
        <w:rPr>
          <w:rFonts w:cs="B Nazanin" w:hint="cs"/>
          <w:sz w:val="22"/>
          <w:szCs w:val="22"/>
          <w:rtl/>
        </w:rPr>
        <w:t>16 و 19</w:t>
      </w:r>
      <w:r w:rsidR="00CB2B58">
        <w:rPr>
          <w:rFonts w:cs="B Nazanin" w:hint="cs"/>
          <w:sz w:val="22"/>
          <w:szCs w:val="22"/>
          <w:rtl/>
        </w:rPr>
        <w:t>]</w:t>
      </w:r>
      <w:r w:rsidR="00BE7B19">
        <w:rPr>
          <w:rFonts w:cs="B Nazanin" w:hint="cs"/>
          <w:sz w:val="22"/>
          <w:szCs w:val="22"/>
          <w:rtl/>
        </w:rPr>
        <w:t>.</w:t>
      </w:r>
    </w:p>
    <w:p w:rsidR="004F32C0" w:rsidRDefault="00FD0721" w:rsidP="004F32C0">
      <w:pPr>
        <w:bidi/>
        <w:rPr>
          <w:rFonts w:cs="B Nazanin"/>
          <w:sz w:val="22"/>
          <w:szCs w:val="22"/>
        </w:rPr>
      </w:pPr>
      <w:r w:rsidRPr="00CB0304">
        <w:rPr>
          <w:rFonts w:cs="B Nazanin" w:hint="cs"/>
          <w:sz w:val="22"/>
          <w:szCs w:val="22"/>
          <w:rtl/>
        </w:rPr>
        <w:t>پس از مشتق گيري از معادله‌ی  (1)</w:t>
      </w:r>
      <w:r w:rsidR="0051668E">
        <w:rPr>
          <w:rFonts w:cs="B Nazanin" w:hint="cs"/>
          <w:sz w:val="22"/>
          <w:szCs w:val="22"/>
          <w:rtl/>
        </w:rPr>
        <w:t xml:space="preserve"> داریم</w:t>
      </w:r>
      <w:r w:rsidRPr="00CB0304">
        <w:rPr>
          <w:rFonts w:cs="B Nazanin" w:hint="cs"/>
          <w:sz w:val="22"/>
          <w:szCs w:val="22"/>
          <w:rtl/>
        </w:rPr>
        <w:t xml:space="preserve"> :</w:t>
      </w:r>
      <w:r w:rsidR="004F32C0" w:rsidRPr="004F32C0">
        <w:rPr>
          <w:rFonts w:cs="B Nazanin"/>
          <w:sz w:val="22"/>
          <w:szCs w:val="22"/>
          <w:rtl/>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
        <w:gridCol w:w="3652"/>
      </w:tblGrid>
      <w:tr w:rsidR="0051668E" w:rsidTr="0051668E">
        <w:tc>
          <w:tcPr>
            <w:tcW w:w="456" w:type="dxa"/>
            <w:vAlign w:val="bottom"/>
          </w:tcPr>
          <w:p w:rsidR="0051668E" w:rsidRDefault="0051668E" w:rsidP="004E1B56">
            <w:pPr>
              <w:jc w:val="left"/>
              <w:rPr>
                <w:rFonts w:cs="B Nazanin"/>
                <w:sz w:val="22"/>
                <w:szCs w:val="22"/>
                <w:rtl/>
              </w:rPr>
            </w:pPr>
            <w:r>
              <w:rPr>
                <w:rFonts w:cs="B Nazanin" w:hint="cs"/>
                <w:sz w:val="22"/>
                <w:szCs w:val="22"/>
                <w:rtl/>
              </w:rPr>
              <w:t>(4)</w:t>
            </w:r>
          </w:p>
        </w:tc>
        <w:tc>
          <w:tcPr>
            <w:tcW w:w="3652" w:type="dxa"/>
            <w:vAlign w:val="bottom"/>
          </w:tcPr>
          <w:p w:rsidR="0051668E" w:rsidRPr="004F32C0" w:rsidRDefault="0051668E" w:rsidP="004E1B56">
            <w:pPr>
              <w:rPr>
                <w:rFonts w:cs="B Nazanin"/>
                <w:sz w:val="20"/>
                <w:szCs w:val="20"/>
                <w:rtl/>
              </w:rPr>
            </w:pPr>
          </w:p>
          <w:p w:rsidR="0051668E" w:rsidRPr="004F32C0" w:rsidRDefault="0056565B" w:rsidP="004E1B56">
            <w:pPr>
              <w:jc w:val="right"/>
              <w:rPr>
                <w:rFonts w:cs="B Nazanin"/>
                <w:sz w:val="20"/>
                <w:szCs w:val="20"/>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 xml:space="preserve">= -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e>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 xml:space="preserve">= -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e>
                    </m:eqArr>
                  </m:e>
                </m:d>
              </m:oMath>
            </m:oMathPara>
          </w:p>
          <w:p w:rsidR="0051668E" w:rsidRPr="004F32C0" w:rsidRDefault="0051668E" w:rsidP="004E1B56">
            <w:pPr>
              <w:jc w:val="right"/>
              <w:rPr>
                <w:rFonts w:cs="B Nazanin"/>
                <w:sz w:val="20"/>
                <w:szCs w:val="20"/>
              </w:rPr>
            </w:pPr>
          </w:p>
          <w:p w:rsidR="0051668E" w:rsidRPr="007F61BA" w:rsidRDefault="0051668E" w:rsidP="00CE5485">
            <w:pPr>
              <w:jc w:val="right"/>
              <w:rPr>
                <w:rFonts w:cs="B Nazanin"/>
                <w:sz w:val="20"/>
                <w:szCs w:val="20"/>
              </w:rPr>
            </w:pPr>
            <m:oMathPara>
              <m:oMathParaPr>
                <m:jc m:val="left"/>
              </m:oMathParaPr>
              <m:oMath>
                <m:r>
                  <w:rPr>
                    <w:rFonts w:ascii="Cambria Math" w:hAnsi="Cambria Math" w:cs="B Nazanin"/>
                    <w:sz w:val="20"/>
                    <w:szCs w:val="20"/>
                  </w:rPr>
                  <m:t>→</m:t>
                </m:r>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acc>
                      </m:e>
                      <m:e>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e>
                    </m:eqArr>
                  </m:e>
                </m:d>
                <m:r>
                  <w:rPr>
                    <w:rFonts w:ascii="Cambria Math" w:hAnsi="Cambria Math" w:cs="B Nazanin"/>
                    <w:sz w:val="20"/>
                    <w:szCs w:val="20"/>
                  </w:rPr>
                  <m:t xml:space="preserve">= </m:t>
                </m:r>
                <m:f>
                  <m:fPr>
                    <m:ctrlPr>
                      <w:rPr>
                        <w:rFonts w:ascii="Cambria Math" w:hAnsi="Cambria Math" w:cs="B Nazanin"/>
                        <w:i/>
                        <w:sz w:val="20"/>
                        <w:szCs w:val="20"/>
                      </w:rPr>
                    </m:ctrlPr>
                  </m:fPr>
                  <m:num>
                    <m:d>
                      <m:dPr>
                        <m:begChr m:val="["/>
                        <m:endChr m:val="]"/>
                        <m:ctrlPr>
                          <w:rPr>
                            <w:rFonts w:ascii="Cambria Math" w:hAnsi="Cambria Math" w:cs="B Nazanin"/>
                            <w:i/>
                            <w:sz w:val="20"/>
                            <w:szCs w:val="20"/>
                          </w:rPr>
                        </m:ctrlPr>
                      </m:dPr>
                      <m:e>
                        <m:m>
                          <m:mPr>
                            <m:mcs>
                              <m:mc>
                                <m:mcPr>
                                  <m:count m:val="2"/>
                                  <m:mcJc m:val="center"/>
                                </m:mcPr>
                              </m:mc>
                            </m:mcs>
                            <m:ctrlPr>
                              <w:rPr>
                                <w:rFonts w:ascii="Cambria Math" w:hAnsi="Cambria Math" w:cs="B Nazanin"/>
                                <w:i/>
                                <w:sz w:val="20"/>
                                <w:szCs w:val="20"/>
                              </w:rPr>
                            </m:ctrlPr>
                          </m:mPr>
                          <m:m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e>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e>
                          </m:mr>
                          <m:mr>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e>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e>
                          </m:mr>
                        </m:m>
                      </m:e>
                    </m:d>
                  </m:num>
                  <m:den>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m:t>
                        </m:r>
                      </m:e>
                    </m:func>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r>
                      <w:rPr>
                        <w:rFonts w:ascii="Cambria Math" w:hAnsi="Cambria Math" w:cs="B Nazanin"/>
                        <w:sz w:val="20"/>
                        <w:szCs w:val="20"/>
                      </w:rPr>
                      <m:t>)</m:t>
                    </m:r>
                  </m:den>
                </m:f>
                <m:r>
                  <w:rPr>
                    <w:rFonts w:ascii="Cambria Math" w:hAnsi="Cambria Math" w:cs="B Nazanin"/>
                    <w:sz w:val="20"/>
                    <w:szCs w:val="20"/>
                  </w:rPr>
                  <m:t>X</m:t>
                </m:r>
              </m:oMath>
            </m:oMathPara>
          </w:p>
          <w:p w:rsidR="0051668E" w:rsidRPr="0051668E" w:rsidRDefault="0056565B" w:rsidP="004E1B56">
            <w:pPr>
              <w:jc w:val="right"/>
              <w:rPr>
                <w:rFonts w:cs="B Nazanin"/>
                <w:sz w:val="20"/>
                <w:szCs w:val="20"/>
                <w:rtl/>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e>
                      <m:e>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e>
                    </m:eqArr>
                  </m:e>
                </m:d>
              </m:oMath>
            </m:oMathPara>
          </w:p>
        </w:tc>
      </w:tr>
    </w:tbl>
    <w:p w:rsidR="0051668E" w:rsidRDefault="0051668E" w:rsidP="004F32C0">
      <w:pPr>
        <w:bidi/>
        <w:rPr>
          <w:rFonts w:cs="B Nazanin"/>
          <w:sz w:val="22"/>
          <w:szCs w:val="22"/>
          <w:rtl/>
        </w:rPr>
      </w:pPr>
    </w:p>
    <w:p w:rsidR="00303D61" w:rsidRDefault="00FD0721" w:rsidP="0051668E">
      <w:pPr>
        <w:bidi/>
        <w:rPr>
          <w:rFonts w:cs="B Nazanin"/>
          <w:sz w:val="20"/>
          <w:szCs w:val="20"/>
        </w:rPr>
      </w:pPr>
      <w:r w:rsidRPr="00CB0304">
        <w:rPr>
          <w:rFonts w:cs="B Nazanin" w:hint="cs"/>
          <w:sz w:val="22"/>
          <w:szCs w:val="22"/>
          <w:rtl/>
        </w:rPr>
        <w:t>در اين مورد مي توان به راحتي سرعت زاويه اي لينك هاي 2 و</w:t>
      </w:r>
      <w:r w:rsidR="004D2C1A">
        <w:rPr>
          <w:rFonts w:cs="B Nazanin" w:hint="cs"/>
          <w:sz w:val="22"/>
          <w:szCs w:val="22"/>
          <w:rtl/>
        </w:rPr>
        <w:t xml:space="preserve"> </w:t>
      </w:r>
      <w:r w:rsidRPr="00CB0304">
        <w:rPr>
          <w:rFonts w:cs="B Nazanin" w:hint="cs"/>
          <w:sz w:val="22"/>
          <w:szCs w:val="22"/>
          <w:rtl/>
        </w:rPr>
        <w:t>3 را از طريق حل يك دستگاه معادلات خطي بدست آورد</w:t>
      </w:r>
      <w:r w:rsidR="00685A82">
        <w:rPr>
          <w:rFonts w:cs="B Nazanin" w:hint="cs"/>
          <w:sz w:val="22"/>
          <w:szCs w:val="22"/>
          <w:rtl/>
        </w:rPr>
        <w:t>[</w:t>
      </w:r>
      <w:r w:rsidR="004238F4">
        <w:rPr>
          <w:rFonts w:cs="B Nazanin" w:hint="cs"/>
          <w:sz w:val="22"/>
          <w:szCs w:val="22"/>
          <w:rtl/>
        </w:rPr>
        <w:t>18</w:t>
      </w:r>
      <w:r w:rsidR="00685A82">
        <w:rPr>
          <w:rFonts w:cs="B Nazanin" w:hint="cs"/>
          <w:sz w:val="22"/>
          <w:szCs w:val="22"/>
          <w:rtl/>
        </w:rPr>
        <w:t>]</w:t>
      </w:r>
      <w:r w:rsidR="004238F4">
        <w:rPr>
          <w:rFonts w:cs="B Nazanin" w:hint="cs"/>
          <w:sz w:val="22"/>
          <w:szCs w:val="22"/>
          <w:rtl/>
        </w:rPr>
        <w:t>.</w:t>
      </w:r>
      <w:r w:rsidRPr="00CB0304">
        <w:rPr>
          <w:rFonts w:cs="B Nazanin" w:hint="cs"/>
          <w:sz w:val="22"/>
          <w:szCs w:val="22"/>
          <w:rtl/>
        </w:rPr>
        <w:t xml:space="preserve"> جهت استخراج سرعت زاوياي لينك هاي 4 و 5 از معادله (</w:t>
      </w:r>
      <w:r w:rsidR="0006617D">
        <w:rPr>
          <w:rFonts w:cs="B Nazanin" w:hint="cs"/>
          <w:sz w:val="22"/>
          <w:szCs w:val="22"/>
          <w:rtl/>
        </w:rPr>
        <w:t>3</w:t>
      </w:r>
      <w:r w:rsidRPr="00CB0304">
        <w:rPr>
          <w:rFonts w:cs="B Nazanin" w:hint="cs"/>
          <w:sz w:val="22"/>
          <w:szCs w:val="22"/>
          <w:rtl/>
        </w:rPr>
        <w:t>) مشتق می گیریم :</w:t>
      </w:r>
    </w:p>
    <w:tbl>
      <w:tblPr>
        <w:tblStyle w:val="TableGrid"/>
        <w:bidiVisua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
        <w:gridCol w:w="3652"/>
      </w:tblGrid>
      <w:tr w:rsidR="00303D61" w:rsidTr="004E1B56">
        <w:trPr>
          <w:jc w:val="right"/>
        </w:trPr>
        <w:tc>
          <w:tcPr>
            <w:tcW w:w="456" w:type="dxa"/>
            <w:vAlign w:val="bottom"/>
          </w:tcPr>
          <w:p w:rsidR="00303D61" w:rsidRPr="003135D2" w:rsidRDefault="00303D61" w:rsidP="004E1B56">
            <w:pPr>
              <w:rPr>
                <w:rFonts w:cs="B Nazanin"/>
                <w:sz w:val="22"/>
                <w:szCs w:val="22"/>
                <w:rtl/>
              </w:rPr>
            </w:pPr>
            <w:r w:rsidRPr="003135D2">
              <w:rPr>
                <w:rFonts w:cs="B Nazanin" w:hint="cs"/>
                <w:sz w:val="22"/>
                <w:szCs w:val="22"/>
                <w:rtl/>
              </w:rPr>
              <w:lastRenderedPageBreak/>
              <w:t>(5)</w:t>
            </w:r>
          </w:p>
        </w:tc>
        <w:tc>
          <w:tcPr>
            <w:tcW w:w="3652" w:type="dxa"/>
            <w:vAlign w:val="bottom"/>
          </w:tcPr>
          <w:p w:rsidR="00303D61" w:rsidRPr="005A59A9" w:rsidRDefault="0056565B" w:rsidP="00944516">
            <w:pPr>
              <w:ind w:left="-77"/>
              <w:jc w:val="left"/>
              <w:rPr>
                <w:rFonts w:cs="B Nazanin"/>
                <w:sz w:val="20"/>
                <w:szCs w:val="20"/>
              </w:rPr>
            </w:pPr>
            <m:oMath>
              <m:eqArr>
                <m:eqArrPr>
                  <m:ctrlPr>
                    <w:rPr>
                      <w:rFonts w:ascii="Cambria Math" w:hAnsi="Cambria Math" w:cs="B Nazanin"/>
                      <w:i/>
                      <w:sz w:val="20"/>
                      <w:szCs w:val="20"/>
                    </w:rPr>
                  </m:ctrlPr>
                </m:eqArrPr>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 xml:space="preserve">= </m:t>
                  </m:r>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 xml:space="preserve">3 </m:t>
                          </m:r>
                        </m:sub>
                      </m:sSub>
                      <m:r>
                        <w:rPr>
                          <w:rFonts w:ascii="Cambria Math" w:hAnsi="Cambria Math" w:cs="B Nazanin"/>
                          <w:sz w:val="20"/>
                          <w:szCs w:val="20"/>
                        </w:rPr>
                        <m:t>+α-π)</m:t>
                      </m:r>
                    </m:e>
                  </m:func>
                  <m:ctrlPr>
                    <w:rPr>
                      <w:rFonts w:ascii="Cambria Math" w:eastAsia="Cambria Math" w:hAnsi="Cambria Math" w:cs="Cambria Math"/>
                      <w:i/>
                      <w:sz w:val="20"/>
                      <w:szCs w:val="20"/>
                    </w:rPr>
                  </m:ctrlPr>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 xml:space="preserve">= </m:t>
                  </m:r>
                  <m:ctrlPr>
                    <w:rPr>
                      <w:rFonts w:ascii="Cambria Math" w:eastAsia="Cambria Math" w:hAnsi="Cambria Math" w:cs="Cambria Math"/>
                      <w:i/>
                      <w:sz w:val="20"/>
                      <w:szCs w:val="20"/>
                    </w:rPr>
                  </m:ctrlPr>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func>
                </m:e>
              </m:eqArr>
            </m:oMath>
            <w:r w:rsidR="00303D61" w:rsidRPr="005A59A9">
              <w:rPr>
                <w:rFonts w:cs="B Nazanin" w:hint="cs"/>
                <w:sz w:val="20"/>
                <w:szCs w:val="20"/>
                <w:rtl/>
              </w:rPr>
              <w:t xml:space="preserve"> </w:t>
            </w:r>
          </w:p>
          <w:p w:rsidR="00303D61" w:rsidRPr="004F32C0" w:rsidRDefault="0056565B" w:rsidP="00CE5485">
            <w:pPr>
              <w:ind w:left="-77"/>
              <w:rPr>
                <w:rFonts w:cs="B Nazanin"/>
                <w:sz w:val="20"/>
                <w:szCs w:val="20"/>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acc>
                      </m:e>
                      <m:e>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acc>
                      </m:e>
                    </m:eqArr>
                  </m:e>
                </m:d>
                <m:r>
                  <w:rPr>
                    <w:rFonts w:ascii="Cambria Math" w:hAnsi="Cambria Math" w:cs="B Nazanin"/>
                    <w:sz w:val="20"/>
                    <w:szCs w:val="20"/>
                  </w:rPr>
                  <m:t xml:space="preserve">= </m:t>
                </m:r>
                <m:f>
                  <m:fPr>
                    <m:ctrlPr>
                      <w:rPr>
                        <w:rFonts w:ascii="Cambria Math" w:hAnsi="Cambria Math" w:cs="B Nazanin"/>
                        <w:i/>
                        <w:sz w:val="20"/>
                        <w:szCs w:val="20"/>
                      </w:rPr>
                    </m:ctrlPr>
                  </m:fPr>
                  <m:num>
                    <m:d>
                      <m:dPr>
                        <m:begChr m:val="["/>
                        <m:endChr m:val="]"/>
                        <m:ctrlPr>
                          <w:rPr>
                            <w:rFonts w:ascii="Cambria Math" w:hAnsi="Cambria Math" w:cs="B Nazanin"/>
                            <w:i/>
                            <w:sz w:val="20"/>
                            <w:szCs w:val="20"/>
                          </w:rPr>
                        </m:ctrlPr>
                      </m:dPr>
                      <m:e>
                        <m:m>
                          <m:mPr>
                            <m:mcs>
                              <m:mc>
                                <m:mcPr>
                                  <m:count m:val="2"/>
                                  <m:mcJc m:val="center"/>
                                </m:mcPr>
                              </m:mc>
                            </m:mcs>
                            <m:ctrlPr>
                              <w:rPr>
                                <w:rFonts w:ascii="Cambria Math" w:hAnsi="Cambria Math" w:cs="B Nazanin"/>
                                <w:i/>
                                <w:sz w:val="20"/>
                                <w:szCs w:val="20"/>
                              </w:rPr>
                            </m:ctrlPr>
                          </m:mPr>
                          <m:mr>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e>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e>
                          </m:mr>
                          <m:mr>
                            <m:e>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func>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func>
                            </m:e>
                          </m:mr>
                        </m:m>
                      </m:e>
                    </m:d>
                  </m:num>
                  <m:den>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func>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r>
                      <w:rPr>
                        <w:rFonts w:ascii="Cambria Math" w:hAnsi="Cambria Math" w:cs="B Nazanin"/>
                        <w:sz w:val="20"/>
                        <w:szCs w:val="20"/>
                      </w:rPr>
                      <m:t>)</m:t>
                    </m:r>
                  </m:den>
                </m:f>
              </m:oMath>
            </m:oMathPara>
          </w:p>
          <w:p w:rsidR="00303D61" w:rsidRDefault="00CE5485" w:rsidP="004E1B56">
            <w:pPr>
              <w:rPr>
                <w:rFonts w:cs="B Nazanin"/>
                <w:sz w:val="20"/>
                <w:szCs w:val="20"/>
                <w:rtl/>
              </w:rPr>
            </w:pPr>
            <m:oMathPara>
              <m:oMathParaPr>
                <m:jc m:val="left"/>
              </m:oMathParaPr>
              <m:oMath>
                <m:r>
                  <w:rPr>
                    <w:rFonts w:ascii="Cambria Math" w:hAnsi="Cambria Math" w:cs="B Nazanin"/>
                    <w:sz w:val="20"/>
                    <w:szCs w:val="20"/>
                  </w:rPr>
                  <m:t>X</m:t>
                </m:r>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 xml:space="preserve">3 </m:t>
                                </m:r>
                              </m:sub>
                            </m:sSub>
                            <m:r>
                              <w:rPr>
                                <w:rFonts w:ascii="Cambria Math" w:hAnsi="Cambria Math" w:cs="B Nazanin"/>
                                <w:sz w:val="20"/>
                                <w:szCs w:val="20"/>
                              </w:rPr>
                              <m:t>+α-π)</m:t>
                            </m:r>
                          </m:e>
                        </m:func>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func>
                      </m:e>
                    </m:eqArr>
                  </m:e>
                </m:d>
              </m:oMath>
            </m:oMathPara>
          </w:p>
        </w:tc>
      </w:tr>
    </w:tbl>
    <w:p w:rsidR="00303D61" w:rsidRDefault="00303D61" w:rsidP="007F61BA">
      <w:pPr>
        <w:bidi/>
        <w:ind w:firstLine="289"/>
        <w:rPr>
          <w:rFonts w:cs="B Nazanin"/>
          <w:sz w:val="20"/>
          <w:szCs w:val="20"/>
          <w:rtl/>
        </w:rPr>
      </w:pPr>
    </w:p>
    <w:p w:rsidR="00303D61" w:rsidRPr="007F61BA" w:rsidRDefault="00FD0721" w:rsidP="00D31F35">
      <w:pPr>
        <w:bidi/>
        <w:ind w:firstLine="289"/>
        <w:rPr>
          <w:rFonts w:cs="B Nazanin"/>
          <w:sz w:val="20"/>
          <w:szCs w:val="20"/>
        </w:rPr>
      </w:pPr>
      <w:r w:rsidRPr="00CB0304">
        <w:rPr>
          <w:rFonts w:cs="B Nazanin" w:hint="cs"/>
          <w:sz w:val="22"/>
          <w:szCs w:val="22"/>
          <w:rtl/>
        </w:rPr>
        <w:t>سرعت زاويه اي لينك شماره 6 و نيز سرعت خطي اسلايدر</w:t>
      </w:r>
      <w:r w:rsidR="003D040A">
        <w:rPr>
          <w:rFonts w:cs="B Nazanin" w:hint="cs"/>
          <w:sz w:val="22"/>
          <w:szCs w:val="22"/>
          <w:rtl/>
        </w:rPr>
        <w:t xml:space="preserve"> از معادله زیر بدست می‌آید</w:t>
      </w:r>
      <w:r w:rsidRPr="00CB0304">
        <w:rPr>
          <w:rFonts w:cs="B Nazanin" w:hint="cs"/>
          <w:sz w:val="22"/>
          <w:szCs w:val="22"/>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652"/>
      </w:tblGrid>
      <w:tr w:rsidR="00303D61" w:rsidTr="00303D61">
        <w:tc>
          <w:tcPr>
            <w:tcW w:w="456" w:type="dxa"/>
            <w:vAlign w:val="bottom"/>
          </w:tcPr>
          <w:p w:rsidR="00303D61" w:rsidRPr="00303D61" w:rsidRDefault="00303D61" w:rsidP="0004233C">
            <w:pPr>
              <w:jc w:val="left"/>
              <w:rPr>
                <w:rFonts w:cs="B Nazanin"/>
                <w:sz w:val="22"/>
                <w:szCs w:val="22"/>
                <w:rtl/>
              </w:rPr>
            </w:pPr>
            <w:r w:rsidRPr="00303D61">
              <w:rPr>
                <w:rFonts w:cs="B Nazanin" w:hint="cs"/>
                <w:sz w:val="22"/>
                <w:szCs w:val="22"/>
                <w:rtl/>
              </w:rPr>
              <w:t>(6)</w:t>
            </w:r>
          </w:p>
        </w:tc>
        <w:tc>
          <w:tcPr>
            <w:tcW w:w="3652" w:type="dxa"/>
            <w:vAlign w:val="bottom"/>
          </w:tcPr>
          <w:p w:rsidR="00303D61" w:rsidRDefault="00303D61" w:rsidP="0004233C">
            <w:pPr>
              <w:ind w:firstLine="289"/>
              <w:jc w:val="right"/>
              <w:rPr>
                <w:rFonts w:cs="B Nazanin"/>
                <w:sz w:val="22"/>
                <w:szCs w:val="22"/>
              </w:rPr>
            </w:pPr>
          </w:p>
          <w:p w:rsidR="00303D61" w:rsidRPr="005A59A9" w:rsidRDefault="00303D61" w:rsidP="0004233C">
            <w:pPr>
              <w:ind w:firstLine="289"/>
              <w:jc w:val="right"/>
              <w:rPr>
                <w:rFonts w:ascii="Times New Roman" w:eastAsia="Times New Roman" w:hAnsi="Times New Roman" w:cs="B Nazanin"/>
                <w:sz w:val="20"/>
                <w:szCs w:val="20"/>
              </w:rPr>
            </w:pPr>
            <m:oMathPara>
              <m:oMathParaPr>
                <m:jc m:val="left"/>
              </m:oMathParaPr>
              <m:oMath>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m:t>
                </m:r>
                <m:acc>
                  <m:accPr>
                    <m:chr m:val="̇"/>
                    <m:ctrlPr>
                      <w:rPr>
                        <w:rFonts w:ascii="Cambria Math" w:hAnsi="Cambria Math" w:cs="B Nazanin"/>
                        <w:i/>
                        <w:sz w:val="20"/>
                        <w:szCs w:val="20"/>
                      </w:rPr>
                    </m:ctrlPr>
                  </m:accPr>
                  <m:e>
                    <m:r>
                      <w:rPr>
                        <w:rFonts w:ascii="Cambria Math" w:hAnsi="Cambria Math" w:cs="B Nazanin"/>
                        <w:sz w:val="20"/>
                        <w:szCs w:val="20"/>
                      </w:rPr>
                      <m:t>ε</m:t>
                    </m:r>
                  </m:e>
                </m:ac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oMath>
            </m:oMathPara>
          </w:p>
          <w:p w:rsidR="00303D61" w:rsidRPr="007F61BA" w:rsidRDefault="00303D61" w:rsidP="0004233C">
            <w:pPr>
              <w:ind w:firstLine="289"/>
              <w:jc w:val="right"/>
              <w:rPr>
                <w:rFonts w:cs="B Nazanin"/>
                <w:sz w:val="20"/>
                <w:szCs w:val="20"/>
              </w:rPr>
            </w:pPr>
            <m:oMathPara>
              <m:oMathParaPr>
                <m:jc m:val="left"/>
              </m:oMathParaPr>
              <m:oMath>
                <m:r>
                  <w:rPr>
                    <w:rFonts w:ascii="Cambria Math" w:hAnsi="Cambria Math" w:cs="B Nazanin"/>
                    <w:sz w:val="20"/>
                    <w:szCs w:val="20"/>
                  </w:rPr>
                  <m:t>→</m:t>
                </m:r>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acc>
                <m:r>
                  <w:rPr>
                    <w:rFonts w:ascii="Cambria Math" w:hAnsi="Cambria Math" w:cs="B Nazanin"/>
                    <w:sz w:val="20"/>
                    <w:szCs w:val="20"/>
                  </w:rPr>
                  <m:t>=</m:t>
                </m:r>
                <m:f>
                  <m:fPr>
                    <m:ctrlPr>
                      <w:rPr>
                        <w:rFonts w:ascii="Cambria Math" w:hAnsi="Cambria Math" w:cs="B Nazanin"/>
                        <w:i/>
                        <w:sz w:val="20"/>
                        <w:szCs w:val="20"/>
                      </w:rPr>
                    </m:ctrlPr>
                  </m:fPr>
                  <m:num>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num>
                  <m:den>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den>
                </m:f>
              </m:oMath>
            </m:oMathPara>
          </w:p>
          <w:p w:rsidR="00303D61" w:rsidRPr="007F61BA" w:rsidRDefault="00303D61" w:rsidP="0004233C">
            <w:pPr>
              <w:ind w:firstLine="289"/>
              <w:jc w:val="right"/>
              <w:rPr>
                <w:rFonts w:cs="B Nazanin"/>
                <w:sz w:val="20"/>
                <w:szCs w:val="20"/>
              </w:rPr>
            </w:pPr>
            <m:oMathPara>
              <m:oMathParaPr>
                <m:jc m:val="left"/>
              </m:oMathParaPr>
              <m:oMath>
                <m:r>
                  <w:rPr>
                    <w:rFonts w:ascii="Cambria Math" w:hAnsi="Cambria Math" w:cs="B Nazanin"/>
                    <w:sz w:val="20"/>
                    <w:szCs w:val="20"/>
                  </w:rPr>
                  <w:lastRenderedPageBreak/>
                  <m:t>⪧</m:t>
                </m:r>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y</m:t>
                        </m:r>
                      </m:e>
                    </m:acc>
                  </m:e>
                  <m:sub>
                    <m:r>
                      <w:rPr>
                        <w:rFonts w:ascii="Cambria Math" w:hAnsi="Cambria Math" w:cs="B Nazanin"/>
                        <w:sz w:val="20"/>
                        <w:szCs w:val="20"/>
                      </w:rPr>
                      <m:t>outer</m:t>
                    </m:r>
                  </m:sub>
                </m:sSub>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acc>
                  <m:accPr>
                    <m:chr m:val="̇"/>
                    <m:ctrlPr>
                      <w:rPr>
                        <w:rFonts w:ascii="Cambria Math" w:hAnsi="Cambria Math" w:cs="B Nazanin"/>
                        <w:i/>
                        <w:sz w:val="20"/>
                        <w:szCs w:val="20"/>
                      </w:rPr>
                    </m:ctrlPr>
                  </m:acc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acc>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oMath>
            </m:oMathPara>
          </w:p>
          <w:p w:rsidR="00303D61" w:rsidRDefault="00303D61" w:rsidP="0004233C">
            <w:pPr>
              <w:ind w:firstLine="289"/>
              <w:jc w:val="right"/>
              <w:rPr>
                <w:rFonts w:cs="B Nazanin"/>
                <w:sz w:val="20"/>
                <w:szCs w:val="20"/>
                <w:rtl/>
              </w:rPr>
            </w:pPr>
            <m:oMathPara>
              <m:oMathParaPr>
                <m:jc m:val="left"/>
              </m:oMathParaPr>
              <m:oMath>
                <m:r>
                  <w:rPr>
                    <w:rFonts w:ascii="Cambria Math" w:hAnsi="Cambria Math" w:cs="B Nazanin"/>
                    <w:sz w:val="20"/>
                    <w:szCs w:val="20"/>
                  </w:rPr>
                  <m:t xml:space="preserve"> ε=cte → </m:t>
                </m:r>
                <m:acc>
                  <m:accPr>
                    <m:chr m:val="̇"/>
                    <m:ctrlPr>
                      <w:rPr>
                        <w:rFonts w:ascii="Cambria Math" w:hAnsi="Cambria Math" w:cs="B Nazanin"/>
                        <w:i/>
                        <w:sz w:val="20"/>
                        <w:szCs w:val="20"/>
                      </w:rPr>
                    </m:ctrlPr>
                  </m:accPr>
                  <m:e>
                    <m:r>
                      <w:rPr>
                        <w:rFonts w:ascii="Cambria Math" w:hAnsi="Cambria Math" w:cs="B Nazanin"/>
                        <w:sz w:val="20"/>
                        <w:szCs w:val="20"/>
                      </w:rPr>
                      <m:t>ε</m:t>
                    </m:r>
                  </m:e>
                </m:acc>
                <m:r>
                  <w:rPr>
                    <w:rFonts w:ascii="Cambria Math" w:hAnsi="Cambria Math" w:cs="B Nazanin"/>
                    <w:sz w:val="20"/>
                    <w:szCs w:val="20"/>
                  </w:rPr>
                  <m:t>=0</m:t>
                </m:r>
                <m:r>
                  <m:rPr>
                    <m:sty m:val="p"/>
                  </m:rPr>
                  <w:rPr>
                    <w:rFonts w:ascii="Cambria Math" w:hAnsi="Cambria Math" w:cs="B Nazanin" w:hint="cs"/>
                    <w:sz w:val="20"/>
                    <w:szCs w:val="20"/>
                    <w:rtl/>
                  </w:rPr>
                  <m:t xml:space="preserve"> </m:t>
                </m:r>
                <m:r>
                  <m:rPr>
                    <m:sty m:val="p"/>
                  </m:rPr>
                  <w:rPr>
                    <w:rFonts w:ascii="Cambria Math" w:hAnsi="Cambria Math" w:cs="B Nazanin"/>
                    <w:sz w:val="20"/>
                    <w:szCs w:val="20"/>
                  </w:rPr>
                  <m:t xml:space="preserve">                                          </m:t>
                </m:r>
              </m:oMath>
            </m:oMathPara>
          </w:p>
        </w:tc>
      </w:tr>
    </w:tbl>
    <w:p w:rsidR="007F61BA" w:rsidRPr="007F61BA" w:rsidRDefault="007F61BA" w:rsidP="00303D61">
      <w:pPr>
        <w:bidi/>
        <w:ind w:firstLine="289"/>
        <w:rPr>
          <w:rFonts w:cs="B Nazanin"/>
          <w:sz w:val="20"/>
          <w:szCs w:val="20"/>
        </w:rPr>
      </w:pPr>
    </w:p>
    <w:p w:rsidR="00FF59FB" w:rsidRDefault="005248C7" w:rsidP="007F61BA">
      <w:pPr>
        <w:ind w:firstLine="289"/>
        <w:rPr>
          <w:rFonts w:cs="B Nazanin"/>
          <w:b/>
          <w:bCs/>
          <w:rtl/>
        </w:rPr>
      </w:pPr>
      <w:r w:rsidRPr="007F61BA">
        <w:rPr>
          <w:rFonts w:cs="B Nazanin" w:hint="cs"/>
          <w:sz w:val="20"/>
          <w:szCs w:val="20"/>
          <w:rtl/>
        </w:rPr>
        <w:t xml:space="preserve"> </w:t>
      </w:r>
    </w:p>
    <w:p w:rsidR="00FD0721" w:rsidRPr="0045586E" w:rsidRDefault="0045586E" w:rsidP="004D2C1A">
      <w:pPr>
        <w:bidi/>
        <w:rPr>
          <w:rFonts w:cs="B Nazanin"/>
          <w:b/>
          <w:bCs/>
          <w:sz w:val="22"/>
          <w:szCs w:val="22"/>
          <w:rtl/>
        </w:rPr>
      </w:pPr>
      <w:r w:rsidRPr="0045586E">
        <w:rPr>
          <w:rFonts w:cs="B Nazanin" w:hint="cs"/>
          <w:b/>
          <w:bCs/>
          <w:sz w:val="22"/>
          <w:szCs w:val="22"/>
          <w:rtl/>
        </w:rPr>
        <w:t xml:space="preserve">2-3-3 </w:t>
      </w:r>
      <w:r w:rsidR="00FD0721" w:rsidRPr="0045586E">
        <w:rPr>
          <w:rFonts w:cs="B Nazanin" w:hint="cs"/>
          <w:b/>
          <w:bCs/>
          <w:sz w:val="22"/>
          <w:szCs w:val="22"/>
          <w:rtl/>
        </w:rPr>
        <w:t xml:space="preserve">بررسي شتاب زاويه اي </w:t>
      </w:r>
      <w:r w:rsidR="0056109B" w:rsidRPr="0045586E">
        <w:rPr>
          <w:rFonts w:cs="B Nazanin" w:hint="cs"/>
          <w:b/>
          <w:bCs/>
          <w:sz w:val="20"/>
          <w:szCs w:val="20"/>
          <w:rtl/>
        </w:rPr>
        <w:t>مکانیزم ورقگیر</w:t>
      </w:r>
    </w:p>
    <w:p w:rsidR="00FD0721" w:rsidRPr="00994A60" w:rsidRDefault="00FD0721" w:rsidP="004238F4">
      <w:pPr>
        <w:bidi/>
        <w:rPr>
          <w:rFonts w:cs="B Nazanin"/>
          <w:b/>
          <w:bCs/>
          <w:sz w:val="22"/>
          <w:szCs w:val="22"/>
          <w:rtl/>
        </w:rPr>
      </w:pPr>
      <w:r w:rsidRPr="00CB0304">
        <w:rPr>
          <w:rFonts w:cs="B Nazanin" w:hint="cs"/>
          <w:sz w:val="22"/>
          <w:szCs w:val="22"/>
          <w:rtl/>
        </w:rPr>
        <w:t>در اين مرحله كافي است كه از معادلات سرعت نسبت به زمان مشتق گرفته شود و به طور مشابه با حل دستگاه معادلات خطي مي توان شتاب زاويه اي كليه‌ی لينك ها را بدست آورد</w:t>
      </w:r>
      <w:r w:rsidR="00685A82">
        <w:rPr>
          <w:rFonts w:cs="B Nazanin" w:hint="cs"/>
          <w:sz w:val="22"/>
          <w:szCs w:val="22"/>
          <w:rtl/>
        </w:rPr>
        <w:t>[</w:t>
      </w:r>
      <w:r w:rsidR="004238F4">
        <w:rPr>
          <w:rFonts w:cs="B Nazanin" w:hint="cs"/>
          <w:sz w:val="22"/>
          <w:szCs w:val="22"/>
          <w:rtl/>
        </w:rPr>
        <w:t>18</w:t>
      </w:r>
      <w:r w:rsidR="00685A82">
        <w:rPr>
          <w:rFonts w:cs="B Nazanin" w:hint="cs"/>
          <w:sz w:val="22"/>
          <w:szCs w:val="22"/>
          <w:rtl/>
        </w:rPr>
        <w:t>]</w:t>
      </w:r>
      <w:r w:rsidRPr="00CB0304">
        <w:rPr>
          <w:rFonts w:cs="B Nazanin" w:hint="cs"/>
          <w:sz w:val="22"/>
          <w:szCs w:val="22"/>
          <w:rtl/>
        </w:rPr>
        <w:t>.</w:t>
      </w:r>
    </w:p>
    <w:p w:rsidR="00EB6B59" w:rsidRDefault="00FD0721" w:rsidP="00D31F35">
      <w:pPr>
        <w:bidi/>
        <w:ind w:firstLine="289"/>
        <w:rPr>
          <w:rFonts w:cs="B Nazanin"/>
          <w:sz w:val="22"/>
          <w:szCs w:val="22"/>
          <w:rtl/>
        </w:rPr>
        <w:sectPr w:rsidR="00EB6B59" w:rsidSect="00F36B3F">
          <w:headerReference w:type="default" r:id="rId19"/>
          <w:headerReference w:type="first" r:id="rId20"/>
          <w:footerReference w:type="first" r:id="rId21"/>
          <w:pgSz w:w="11906" w:h="16838" w:code="9"/>
          <w:pgMar w:top="2268" w:right="1701" w:bottom="2268" w:left="1701" w:header="561" w:footer="561" w:gutter="0"/>
          <w:cols w:num="2" w:space="454"/>
          <w:titlePg/>
          <w:bidi/>
          <w:rtlGutter/>
          <w:docGrid w:linePitch="360"/>
        </w:sectPr>
      </w:pPr>
      <w:r w:rsidRPr="00CB0304">
        <w:rPr>
          <w:rFonts w:cs="B Nazanin" w:hint="cs"/>
          <w:sz w:val="22"/>
          <w:szCs w:val="22"/>
          <w:rtl/>
        </w:rPr>
        <w:t>شتاب زاويه اي لينك‌هاي 2</w:t>
      </w:r>
      <w:r w:rsidR="00532A96">
        <w:rPr>
          <w:rFonts w:cs="B Nazanin" w:hint="cs"/>
          <w:sz w:val="22"/>
          <w:szCs w:val="22"/>
          <w:rtl/>
        </w:rPr>
        <w:t xml:space="preserve"> </w:t>
      </w:r>
      <w:r w:rsidRPr="00CB0304">
        <w:rPr>
          <w:rFonts w:cs="B Nazanin" w:hint="cs"/>
          <w:sz w:val="22"/>
          <w:szCs w:val="22"/>
          <w:rtl/>
        </w:rPr>
        <w:t>و 3</w:t>
      </w:r>
      <w:r w:rsidR="00EB6B59">
        <w:rPr>
          <w:rFonts w:cs="B Nazanin" w:hint="cs"/>
          <w:sz w:val="22"/>
          <w:szCs w:val="22"/>
          <w:rtl/>
        </w:rPr>
        <w:t xml:space="preserve"> معادله </w:t>
      </w:r>
      <w:r w:rsidR="00323D0E">
        <w:rPr>
          <w:rFonts w:cs="B Nazanin" w:hint="cs"/>
          <w:sz w:val="22"/>
          <w:szCs w:val="22"/>
          <w:rtl/>
        </w:rPr>
        <w:t>در معادله (</w:t>
      </w:r>
      <w:r w:rsidR="00EB6B59">
        <w:rPr>
          <w:rFonts w:cs="B Nazanin" w:hint="cs"/>
          <w:sz w:val="22"/>
          <w:szCs w:val="22"/>
          <w:rtl/>
        </w:rPr>
        <w:t>7)</w:t>
      </w:r>
      <w:r w:rsidR="0006617D">
        <w:rPr>
          <w:rFonts w:cs="B Nazanin" w:hint="cs"/>
          <w:sz w:val="22"/>
          <w:szCs w:val="22"/>
          <w:rtl/>
        </w:rPr>
        <w:t xml:space="preserve"> </w:t>
      </w:r>
      <w:r w:rsidR="00323D0E">
        <w:rPr>
          <w:rFonts w:cs="B Nazanin" w:hint="cs"/>
          <w:sz w:val="22"/>
          <w:szCs w:val="22"/>
          <w:rtl/>
        </w:rPr>
        <w:t>و</w:t>
      </w:r>
      <w:r w:rsidR="0006617D">
        <w:rPr>
          <w:rFonts w:cs="B Nazanin" w:hint="cs"/>
          <w:sz w:val="22"/>
          <w:szCs w:val="22"/>
          <w:rtl/>
        </w:rPr>
        <w:t xml:space="preserve"> </w:t>
      </w:r>
      <w:r w:rsidRPr="00CB0304">
        <w:rPr>
          <w:rFonts w:cs="B Nazanin" w:hint="cs"/>
          <w:sz w:val="22"/>
          <w:szCs w:val="22"/>
          <w:rtl/>
        </w:rPr>
        <w:t>شتاب زاويه</w:t>
      </w:r>
      <w:r w:rsidR="00532A96">
        <w:rPr>
          <w:rFonts w:cs="B Nazanin" w:hint="cs"/>
          <w:sz w:val="22"/>
          <w:szCs w:val="22"/>
          <w:rtl/>
        </w:rPr>
        <w:t>‌</w:t>
      </w:r>
      <w:r w:rsidRPr="00CB0304">
        <w:rPr>
          <w:rFonts w:cs="B Nazanin" w:hint="cs"/>
          <w:sz w:val="22"/>
          <w:szCs w:val="22"/>
          <w:rtl/>
        </w:rPr>
        <w:t>اي لينك‌هاي 4</w:t>
      </w:r>
      <w:r w:rsidR="00532A96">
        <w:rPr>
          <w:rFonts w:cs="B Nazanin" w:hint="cs"/>
          <w:sz w:val="22"/>
          <w:szCs w:val="22"/>
          <w:rtl/>
        </w:rPr>
        <w:t xml:space="preserve"> </w:t>
      </w:r>
      <w:r w:rsidRPr="00CB0304">
        <w:rPr>
          <w:rFonts w:cs="B Nazanin" w:hint="cs"/>
          <w:sz w:val="22"/>
          <w:szCs w:val="22"/>
          <w:rtl/>
        </w:rPr>
        <w:t xml:space="preserve">و 5 </w:t>
      </w:r>
      <w:r w:rsidR="00323D0E">
        <w:rPr>
          <w:rFonts w:cs="B Nazanin" w:hint="cs"/>
          <w:sz w:val="22"/>
          <w:szCs w:val="22"/>
          <w:rtl/>
        </w:rPr>
        <w:t>در</w:t>
      </w:r>
      <w:r w:rsidR="00EB6B59">
        <w:rPr>
          <w:rFonts w:cs="B Nazanin" w:hint="cs"/>
          <w:sz w:val="22"/>
          <w:szCs w:val="22"/>
          <w:rtl/>
        </w:rPr>
        <w:t xml:space="preserve">معادله </w:t>
      </w:r>
      <w:r w:rsidR="00323D0E">
        <w:rPr>
          <w:rFonts w:cs="B Nazanin" w:hint="cs"/>
          <w:sz w:val="22"/>
          <w:szCs w:val="22"/>
          <w:rtl/>
        </w:rPr>
        <w:t>(</w:t>
      </w:r>
      <w:r w:rsidR="00EB6B59">
        <w:rPr>
          <w:rFonts w:cs="B Nazanin" w:hint="cs"/>
          <w:sz w:val="22"/>
          <w:szCs w:val="22"/>
          <w:rtl/>
        </w:rPr>
        <w:t>8)</w:t>
      </w:r>
      <w:r w:rsidR="00323D0E">
        <w:rPr>
          <w:rFonts w:cs="B Nazanin" w:hint="cs"/>
          <w:sz w:val="22"/>
          <w:szCs w:val="22"/>
          <w:rtl/>
        </w:rPr>
        <w:t xml:space="preserve"> و </w:t>
      </w:r>
      <w:r w:rsidRPr="00CB0304">
        <w:rPr>
          <w:rFonts w:cs="B Nazanin" w:hint="cs"/>
          <w:sz w:val="22"/>
          <w:szCs w:val="22"/>
          <w:rtl/>
        </w:rPr>
        <w:t>شتاب زاويه</w:t>
      </w:r>
      <w:r w:rsidR="0006617D">
        <w:rPr>
          <w:rFonts w:cs="B Nazanin" w:hint="cs"/>
          <w:sz w:val="22"/>
          <w:szCs w:val="22"/>
          <w:rtl/>
        </w:rPr>
        <w:t>‌</w:t>
      </w:r>
      <w:r w:rsidRPr="00CB0304">
        <w:rPr>
          <w:rFonts w:cs="B Nazanin" w:hint="cs"/>
          <w:sz w:val="22"/>
          <w:szCs w:val="22"/>
          <w:rtl/>
        </w:rPr>
        <w:t>اي لينك 6 و شتاب اسلايدر</w:t>
      </w:r>
      <w:r w:rsidR="00323D0E">
        <w:rPr>
          <w:rFonts w:cs="B Nazanin" w:hint="cs"/>
          <w:sz w:val="22"/>
          <w:szCs w:val="22"/>
          <w:rtl/>
        </w:rPr>
        <w:t xml:space="preserve"> در </w:t>
      </w:r>
      <w:r w:rsidR="00EB6B59">
        <w:rPr>
          <w:rFonts w:cs="B Nazanin" w:hint="cs"/>
          <w:sz w:val="22"/>
          <w:szCs w:val="22"/>
          <w:rtl/>
        </w:rPr>
        <w:t xml:space="preserve">معادله </w:t>
      </w:r>
      <w:r w:rsidR="00323D0E">
        <w:rPr>
          <w:rFonts w:cs="B Nazanin" w:hint="cs"/>
          <w:sz w:val="22"/>
          <w:szCs w:val="22"/>
          <w:rtl/>
        </w:rPr>
        <w:t>(</w:t>
      </w:r>
      <w:r w:rsidR="00EB6B59">
        <w:rPr>
          <w:rFonts w:cs="B Nazanin" w:hint="cs"/>
          <w:sz w:val="22"/>
          <w:szCs w:val="22"/>
          <w:rtl/>
        </w:rPr>
        <w:t>9)</w:t>
      </w:r>
      <w:r w:rsidR="00323D0E">
        <w:rPr>
          <w:rFonts w:cs="B Nazanin" w:hint="cs"/>
          <w:sz w:val="22"/>
          <w:szCs w:val="22"/>
          <w:rtl/>
        </w:rPr>
        <w:t xml:space="preserve"> </w:t>
      </w:r>
      <w:r w:rsidR="00D31F35">
        <w:rPr>
          <w:rFonts w:cs="B Nazanin" w:hint="cs"/>
          <w:sz w:val="22"/>
          <w:szCs w:val="22"/>
          <w:rtl/>
        </w:rPr>
        <w:t>آمده است</w:t>
      </w:r>
      <w:r w:rsidR="00F42C99">
        <w:rPr>
          <w:rFonts w:cs="B Nazanin" w:hint="cs"/>
          <w:sz w:val="22"/>
          <w:szCs w:val="22"/>
          <w:rtl/>
        </w:rPr>
        <w:t>.</w:t>
      </w:r>
    </w:p>
    <w:p w:rsidR="008463AC" w:rsidRPr="008463AC" w:rsidRDefault="008463AC" w:rsidP="007F61BA">
      <w:pPr>
        <w:jc w:val="left"/>
        <w:rPr>
          <w:rFonts w:cs="B Nazanin"/>
          <w:sz w:val="20"/>
          <w:szCs w:val="20"/>
        </w:rPr>
      </w:pPr>
    </w:p>
    <w:p w:rsidR="008463AC" w:rsidRPr="008463AC" w:rsidRDefault="008463AC" w:rsidP="007F61BA">
      <w:pPr>
        <w:jc w:val="left"/>
        <w:rPr>
          <w:rFonts w:cs="B Nazanin"/>
          <w:sz w:val="20"/>
          <w:szCs w:val="20"/>
        </w:rPr>
      </w:pPr>
    </w:p>
    <w:tbl>
      <w:tblPr>
        <w:tblStyle w:val="TableGrid"/>
        <w:bidiVisua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8186"/>
      </w:tblGrid>
      <w:tr w:rsidR="00303D61" w:rsidTr="00271836">
        <w:trPr>
          <w:trHeight w:val="721"/>
          <w:jc w:val="right"/>
        </w:trPr>
        <w:tc>
          <w:tcPr>
            <w:tcW w:w="536" w:type="dxa"/>
            <w:vAlign w:val="bottom"/>
          </w:tcPr>
          <w:p w:rsidR="00303D61" w:rsidRDefault="00303D61" w:rsidP="00D31F35">
            <w:pPr>
              <w:jc w:val="center"/>
              <w:rPr>
                <w:rFonts w:cs="B Nazanin"/>
                <w:rtl/>
              </w:rPr>
            </w:pPr>
          </w:p>
        </w:tc>
        <w:tc>
          <w:tcPr>
            <w:tcW w:w="8186" w:type="dxa"/>
            <w:vAlign w:val="bottom"/>
          </w:tcPr>
          <w:p w:rsidR="00303D61" w:rsidRPr="003135D2" w:rsidRDefault="0056565B" w:rsidP="00D31F35">
            <w:pPr>
              <w:jc w:val="center"/>
              <w:rPr>
                <w:rFonts w:cs="B Nazanin"/>
                <w:sz w:val="20"/>
                <w:szCs w:val="20"/>
                <w:rtl/>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m:t>
                        </m:r>
                      </m:e>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m:t>
                        </m:r>
                      </m:e>
                    </m:eqArr>
                  </m:e>
                </m:d>
              </m:oMath>
            </m:oMathPara>
          </w:p>
        </w:tc>
      </w:tr>
      <w:tr w:rsidR="00303D61" w:rsidTr="00271836">
        <w:trPr>
          <w:trHeight w:val="943"/>
          <w:jc w:val="right"/>
        </w:trPr>
        <w:tc>
          <w:tcPr>
            <w:tcW w:w="536" w:type="dxa"/>
            <w:vAlign w:val="bottom"/>
          </w:tcPr>
          <w:p w:rsidR="00303D61" w:rsidRPr="003135D2" w:rsidRDefault="003135D2" w:rsidP="00D31F35">
            <w:pPr>
              <w:jc w:val="center"/>
              <w:rPr>
                <w:rFonts w:cs="B Nazanin"/>
                <w:sz w:val="22"/>
                <w:szCs w:val="22"/>
                <w:rtl/>
              </w:rPr>
            </w:pPr>
            <w:r w:rsidRPr="003135D2">
              <w:rPr>
                <w:rFonts w:cs="B Nazanin" w:hint="cs"/>
                <w:sz w:val="22"/>
                <w:szCs w:val="22"/>
                <w:rtl/>
              </w:rPr>
              <w:t>(7)</w:t>
            </w:r>
          </w:p>
        </w:tc>
        <w:tc>
          <w:tcPr>
            <w:tcW w:w="8186" w:type="dxa"/>
            <w:vAlign w:val="bottom"/>
          </w:tcPr>
          <w:p w:rsidR="00303D61" w:rsidRDefault="0056565B" w:rsidP="00D31F35">
            <w:pPr>
              <w:jc w:val="center"/>
              <w:rPr>
                <w:rFonts w:cs="B Nazanin"/>
                <w:rtl/>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Sub>
                      </m:e>
                      <m:e>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e>
                    </m:eqArr>
                  </m:e>
                </m:d>
                <m:r>
                  <w:rPr>
                    <w:rFonts w:ascii="Cambria Math" w:hAnsi="Cambria Math" w:cs="B Nazanin"/>
                    <w:sz w:val="20"/>
                    <w:szCs w:val="20"/>
                  </w:rPr>
                  <m:t xml:space="preserve">= </m:t>
                </m:r>
                <m:f>
                  <m:fPr>
                    <m:ctrlPr>
                      <w:rPr>
                        <w:rFonts w:ascii="Cambria Math" w:hAnsi="Cambria Math" w:cs="B Nazanin"/>
                        <w:i/>
                        <w:sz w:val="20"/>
                        <w:szCs w:val="20"/>
                      </w:rPr>
                    </m:ctrlPr>
                  </m:fPr>
                  <m:num>
                    <m:d>
                      <m:dPr>
                        <m:begChr m:val="["/>
                        <m:endChr m:val="]"/>
                        <m:ctrlPr>
                          <w:rPr>
                            <w:rFonts w:ascii="Cambria Math" w:hAnsi="Cambria Math" w:cs="B Nazanin"/>
                            <w:i/>
                            <w:sz w:val="20"/>
                            <w:szCs w:val="20"/>
                          </w:rPr>
                        </m:ctrlPr>
                      </m:dPr>
                      <m:e>
                        <m:m>
                          <m:mPr>
                            <m:mcs>
                              <m:mc>
                                <m:mcPr>
                                  <m:count m:val="2"/>
                                  <m:mcJc m:val="center"/>
                                </m:mcPr>
                              </m:mc>
                            </m:mcs>
                            <m:ctrlPr>
                              <w:rPr>
                                <w:rFonts w:ascii="Cambria Math" w:hAnsi="Cambria Math" w:cs="B Nazanin"/>
                                <w:i/>
                                <w:sz w:val="20"/>
                                <w:szCs w:val="20"/>
                              </w:rPr>
                            </m:ctrlPr>
                          </m:mPr>
                          <m:m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e>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e>
                          </m:mr>
                          <m:mr>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e>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e>
                          </m:mr>
                        </m:m>
                      </m:e>
                    </m:d>
                  </m:num>
                  <m:den>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m:t>
                        </m:r>
                      </m:e>
                    </m:func>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r>
                      <w:rPr>
                        <w:rFonts w:ascii="Cambria Math" w:hAnsi="Cambria Math" w:cs="B Nazanin"/>
                        <w:sz w:val="20"/>
                        <w:szCs w:val="20"/>
                      </w:rPr>
                      <m:t>)</m:t>
                    </m:r>
                  </m:den>
                </m:f>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m:t>
                        </m:r>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e>
                        </m:d>
                      </m:e>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2</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2</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2</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3</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e>
                        </m:func>
                        <m:r>
                          <w:rPr>
                            <w:rFonts w:ascii="Cambria Math" w:hAnsi="Cambria Math" w:cs="B Nazanin"/>
                            <w:sz w:val="20"/>
                            <w:szCs w:val="20"/>
                          </w:rPr>
                          <m:t>+</m:t>
                        </m:r>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1</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1</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1</m:t>
                                    </m:r>
                                  </m:sub>
                                </m:sSub>
                              </m:e>
                            </m:func>
                          </m:e>
                        </m:d>
                      </m:e>
                    </m:eqArr>
                  </m:e>
                </m:d>
              </m:oMath>
            </m:oMathPara>
          </w:p>
        </w:tc>
      </w:tr>
      <w:tr w:rsidR="00303D61" w:rsidTr="00271836">
        <w:trPr>
          <w:trHeight w:val="1330"/>
          <w:jc w:val="right"/>
        </w:trPr>
        <w:tc>
          <w:tcPr>
            <w:tcW w:w="536" w:type="dxa"/>
            <w:vAlign w:val="bottom"/>
          </w:tcPr>
          <w:p w:rsidR="00303D61" w:rsidRDefault="00303D61" w:rsidP="00D31F35">
            <w:pPr>
              <w:jc w:val="center"/>
              <w:rPr>
                <w:rFonts w:cs="B Nazanin"/>
                <w:rtl/>
              </w:rPr>
            </w:pPr>
          </w:p>
        </w:tc>
        <w:tc>
          <w:tcPr>
            <w:tcW w:w="8186" w:type="dxa"/>
            <w:vAlign w:val="bottom"/>
          </w:tcPr>
          <w:p w:rsidR="00303D61" w:rsidRDefault="0056565B" w:rsidP="00D31F35">
            <w:pPr>
              <w:jc w:val="center"/>
              <w:rPr>
                <w:rFonts w:cs="B Nazanin"/>
                <w:rtl/>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e>
                      <m:e>
                        <m:r>
                          <w:rPr>
                            <w:rFonts w:ascii="Cambria Math" w:hAnsi="Cambria Math" w:cs="B Nazanin"/>
                            <w:sz w:val="20"/>
                            <w:szCs w:val="20"/>
                          </w:rPr>
                          <m:t xml:space="preserve">                           -</m:t>
                        </m:r>
                        <m:d>
                          <m:dPr>
                            <m:ctrlPr>
                              <w:rPr>
                                <w:rFonts w:ascii="Cambria Math" w:hAnsi="Cambria Math" w:cs="B Nazanin"/>
                                <w:i/>
                                <w:sz w:val="20"/>
                                <w:szCs w:val="20"/>
                              </w:rPr>
                            </m:ctrlPr>
                          </m:dPr>
                          <m:e>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e>
                        </m:d>
                        <m:ctrlPr>
                          <w:rPr>
                            <w:rFonts w:ascii="Cambria Math" w:eastAsia="Cambria Math" w:hAnsi="Cambria Math" w:cs="Cambria Math"/>
                            <w:i/>
                            <w:sz w:val="20"/>
                            <w:szCs w:val="20"/>
                          </w:rPr>
                        </m:ctrlPr>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ctrlPr>
                          <w:rPr>
                            <w:rFonts w:ascii="Cambria Math" w:eastAsia="Cambria Math" w:hAnsi="Cambria Math" w:cs="Cambria Math"/>
                            <w:i/>
                            <w:sz w:val="20"/>
                            <w:szCs w:val="20"/>
                          </w:rPr>
                        </m:ctrlPr>
                      </m:e>
                      <m:e>
                        <m:r>
                          <w:rPr>
                            <w:rFonts w:ascii="Cambria Math" w:hAnsi="Cambria Math" w:cs="B Nazanin"/>
                            <w:sz w:val="20"/>
                            <w:szCs w:val="20"/>
                          </w:rPr>
                          <m:t xml:space="preserve">                        -</m:t>
                        </m:r>
                        <m:d>
                          <m:dPr>
                            <m:ctrlPr>
                              <w:rPr>
                                <w:rFonts w:ascii="Cambria Math" w:hAnsi="Cambria Math" w:cs="B Nazanin"/>
                                <w:i/>
                                <w:sz w:val="20"/>
                                <w:szCs w:val="20"/>
                              </w:rPr>
                            </m:ctrlPr>
                          </m:dPr>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e>
                        </m:d>
                      </m:e>
                    </m:eqArr>
                  </m:e>
                </m:d>
              </m:oMath>
            </m:oMathPara>
          </w:p>
        </w:tc>
      </w:tr>
      <w:tr w:rsidR="00303D61" w:rsidTr="00271836">
        <w:trPr>
          <w:trHeight w:val="1434"/>
          <w:jc w:val="right"/>
        </w:trPr>
        <w:tc>
          <w:tcPr>
            <w:tcW w:w="536" w:type="dxa"/>
            <w:vAlign w:val="bottom"/>
          </w:tcPr>
          <w:p w:rsidR="00303D61" w:rsidRPr="003135D2" w:rsidRDefault="003135D2" w:rsidP="00D31F35">
            <w:pPr>
              <w:jc w:val="center"/>
              <w:rPr>
                <w:rFonts w:cs="B Nazanin"/>
                <w:sz w:val="22"/>
                <w:szCs w:val="22"/>
                <w:rtl/>
              </w:rPr>
            </w:pPr>
            <w:r w:rsidRPr="003135D2">
              <w:rPr>
                <w:rFonts w:cs="B Nazanin" w:hint="cs"/>
                <w:sz w:val="22"/>
                <w:szCs w:val="22"/>
                <w:rtl/>
              </w:rPr>
              <w:t>(8)</w:t>
            </w:r>
          </w:p>
        </w:tc>
        <w:tc>
          <w:tcPr>
            <w:tcW w:w="8186" w:type="dxa"/>
            <w:vAlign w:val="bottom"/>
          </w:tcPr>
          <w:p w:rsidR="003135D2" w:rsidRPr="007F61BA" w:rsidRDefault="003135D2" w:rsidP="00D31F35">
            <w:pPr>
              <w:jc w:val="center"/>
              <w:rPr>
                <w:rFonts w:cs="B Nazanin"/>
                <w:sz w:val="20"/>
                <w:szCs w:val="20"/>
              </w:rPr>
            </w:pPr>
            <m:oMathPara>
              <m:oMathParaPr>
                <m:jc m:val="left"/>
              </m:oMathParaPr>
              <m:oMath>
                <m:r>
                  <w:rPr>
                    <w:rFonts w:ascii="Cambria Math" w:hAnsi="Cambria Math" w:cs="B Nazanin"/>
                    <w:sz w:val="20"/>
                    <w:szCs w:val="20"/>
                  </w:rPr>
                  <m:t>→</m:t>
                </m:r>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Sub>
                      </m:e>
                      <m:e>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Sub>
                      </m:e>
                    </m:eqArr>
                  </m:e>
                </m:d>
                <m:r>
                  <w:rPr>
                    <w:rFonts w:ascii="Cambria Math" w:hAnsi="Cambria Math" w:cs="B Nazanin"/>
                    <w:sz w:val="20"/>
                    <w:szCs w:val="20"/>
                  </w:rPr>
                  <m:t xml:space="preserve">= </m:t>
                </m:r>
                <m:f>
                  <m:fPr>
                    <m:ctrlPr>
                      <w:rPr>
                        <w:rFonts w:ascii="Cambria Math" w:hAnsi="Cambria Math" w:cs="B Nazanin"/>
                        <w:i/>
                        <w:sz w:val="20"/>
                        <w:szCs w:val="20"/>
                      </w:rPr>
                    </m:ctrlPr>
                  </m:fPr>
                  <m:num>
                    <m:d>
                      <m:dPr>
                        <m:begChr m:val="["/>
                        <m:endChr m:val="]"/>
                        <m:ctrlPr>
                          <w:rPr>
                            <w:rFonts w:ascii="Cambria Math" w:hAnsi="Cambria Math" w:cs="B Nazanin"/>
                            <w:i/>
                            <w:sz w:val="20"/>
                            <w:szCs w:val="20"/>
                          </w:rPr>
                        </m:ctrlPr>
                      </m:dPr>
                      <m:e>
                        <m:m>
                          <m:mPr>
                            <m:mcs>
                              <m:mc>
                                <m:mcPr>
                                  <m:count m:val="2"/>
                                  <m:mcJc m:val="center"/>
                                </m:mcPr>
                              </m:mc>
                            </m:mcs>
                            <m:ctrlPr>
                              <w:rPr>
                                <w:rFonts w:ascii="Cambria Math" w:hAnsi="Cambria Math" w:cs="B Nazanin"/>
                                <w:i/>
                                <w:sz w:val="20"/>
                                <w:szCs w:val="20"/>
                              </w:rPr>
                            </m:ctrlPr>
                          </m:mPr>
                          <m:mr>
                            <m:e>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e>
                            <m:e>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e>
                          </m:mr>
                          <m:mr>
                            <m:e>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e>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e>
                          </m:mr>
                        </m:m>
                      </m:e>
                    </m:d>
                  </m:num>
                  <m:den>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func>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r>
                      <w:rPr>
                        <w:rFonts w:ascii="Cambria Math" w:hAnsi="Cambria Math" w:cs="B Nazanin"/>
                        <w:sz w:val="20"/>
                        <w:szCs w:val="20"/>
                      </w:rPr>
                      <m:t>)</m:t>
                    </m:r>
                  </m:den>
                </m:f>
                <m:r>
                  <w:rPr>
                    <w:rFonts w:ascii="Cambria Math" w:hAnsi="Cambria Math" w:cs="B Nazanin"/>
                    <w:sz w:val="20"/>
                    <w:szCs w:val="20"/>
                  </w:rPr>
                  <m:t>X</m:t>
                </m:r>
              </m:oMath>
            </m:oMathPara>
          </w:p>
          <w:p w:rsidR="00303D61" w:rsidRDefault="0056565B" w:rsidP="00D31F35">
            <w:pPr>
              <w:jc w:val="center"/>
              <w:rPr>
                <w:rFonts w:cs="B Nazanin"/>
                <w:rtl/>
              </w:rPr>
            </w:pPr>
            <m:oMathPara>
              <m:oMathParaPr>
                <m:jc m:val="left"/>
              </m:oMathParaPr>
              <m:oMath>
                <m:d>
                  <m:dPr>
                    <m:begChr m:val="["/>
                    <m:endChr m:val="]"/>
                    <m:ctrlPr>
                      <w:rPr>
                        <w:rFonts w:ascii="Cambria Math" w:hAnsi="Cambria Math" w:cs="B Nazanin"/>
                        <w:i/>
                        <w:sz w:val="20"/>
                        <w:szCs w:val="20"/>
                      </w:rPr>
                    </m:ctrlPr>
                  </m:dPr>
                  <m:e>
                    <m:eqArr>
                      <m:eqArrPr>
                        <m:ctrlPr>
                          <w:rPr>
                            <w:rFonts w:ascii="Cambria Math" w:hAnsi="Cambria Math" w:cs="B Nazanin"/>
                            <w:i/>
                            <w:sz w:val="20"/>
                            <w:szCs w:val="20"/>
                          </w:rPr>
                        </m:ctrlPr>
                      </m:eqArrPr>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m:t>
                        </m:r>
                        <m:d>
                          <m:dPr>
                            <m:ctrlPr>
                              <w:rPr>
                                <w:rFonts w:ascii="Cambria Math" w:hAnsi="Cambria Math" w:cs="B Nazanin"/>
                                <w:i/>
                                <w:sz w:val="20"/>
                                <w:szCs w:val="20"/>
                              </w:rPr>
                            </m:ctrlPr>
                          </m:dPr>
                          <m:e>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e>
                        </m:d>
                      </m:e>
                      <m:e>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5</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r>
                                  <w:rPr>
                                    <w:rFonts w:ascii="Cambria Math" w:hAnsi="Cambria Math" w:cs="B Nazanin"/>
                                    <w:sz w:val="20"/>
                                    <w:szCs w:val="20"/>
                                  </w:rPr>
                                  <m:t>+γ</m:t>
                                </m:r>
                              </m:e>
                            </m:d>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4</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4</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4</m:t>
                                </m:r>
                              </m:sub>
                            </m:sSub>
                          </m:e>
                        </m:func>
                        <m:r>
                          <w:rPr>
                            <w:rFonts w:ascii="Cambria Math" w:hAnsi="Cambria Math" w:cs="B Nazanin"/>
                            <w:sz w:val="20"/>
                            <w:szCs w:val="20"/>
                          </w:rPr>
                          <m:t>-</m:t>
                        </m:r>
                        <m:d>
                          <m:dPr>
                            <m:ctrlPr>
                              <w:rPr>
                                <w:rFonts w:ascii="Cambria Math" w:hAnsi="Cambria Math" w:cs="B Nazanin"/>
                                <w:i/>
                                <w:sz w:val="20"/>
                                <w:szCs w:val="20"/>
                              </w:rPr>
                            </m:ctrlPr>
                          </m:dPr>
                          <m:e>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r>
                              <w:rPr>
                                <w:rFonts w:ascii="Cambria Math" w:hAnsi="Cambria Math" w:cs="B Nazanin"/>
                                <w:sz w:val="20"/>
                                <w:szCs w:val="20"/>
                              </w:rPr>
                              <m:t>+</m:t>
                            </m:r>
                            <m:sSubSup>
                              <m:sSubSupPr>
                                <m:ctrlPr>
                                  <w:rPr>
                                    <w:rFonts w:ascii="Cambria Math" w:hAnsi="Cambria Math" w:cs="B Nazanin"/>
                                    <w:i/>
                                    <w:sz w:val="20"/>
                                    <w:szCs w:val="20"/>
                                  </w:rPr>
                                </m:ctrlPr>
                              </m:sSubSupPr>
                              <m:e>
                                <m:r>
                                  <w:rPr>
                                    <w:rFonts w:ascii="Cambria Math" w:hAnsi="Cambria Math" w:cs="B Nazanin"/>
                                    <w:sz w:val="20"/>
                                    <w:szCs w:val="20"/>
                                  </w:rPr>
                                  <m:t>l</m:t>
                                </m:r>
                              </m:e>
                              <m:sub>
                                <m:r>
                                  <w:rPr>
                                    <w:rFonts w:ascii="Cambria Math" w:hAnsi="Cambria Math" w:cs="B Nazanin"/>
                                    <w:sz w:val="20"/>
                                    <w:szCs w:val="20"/>
                                  </w:rPr>
                                  <m:t>3</m:t>
                                </m:r>
                              </m:sub>
                              <m:sup>
                                <m:r>
                                  <w:rPr>
                                    <w:rFonts w:ascii="Cambria Math" w:hAnsi="Cambria Math" w:cs="B Nazanin"/>
                                    <w:sz w:val="20"/>
                                    <w:szCs w:val="20"/>
                                  </w:rPr>
                                  <m:t>'</m:t>
                                </m:r>
                              </m:sup>
                            </m:sSubSup>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3</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3</m:t>
                                        </m:r>
                                      </m:sub>
                                    </m:sSub>
                                    <m:r>
                                      <w:rPr>
                                        <w:rFonts w:ascii="Cambria Math" w:hAnsi="Cambria Math" w:cs="B Nazanin"/>
                                        <w:sz w:val="20"/>
                                        <w:szCs w:val="20"/>
                                      </w:rPr>
                                      <m:t>+α-π</m:t>
                                    </m:r>
                                  </m:e>
                                </m:d>
                              </m:e>
                            </m:func>
                          </m:e>
                        </m:d>
                      </m:e>
                    </m:eqArr>
                  </m:e>
                </m:d>
              </m:oMath>
            </m:oMathPara>
          </w:p>
        </w:tc>
      </w:tr>
      <w:tr w:rsidR="00E87E47" w:rsidTr="00271836">
        <w:trPr>
          <w:trHeight w:val="1181"/>
          <w:jc w:val="right"/>
        </w:trPr>
        <w:tc>
          <w:tcPr>
            <w:tcW w:w="536" w:type="dxa"/>
            <w:vAlign w:val="bottom"/>
          </w:tcPr>
          <w:p w:rsidR="00E87E47" w:rsidRPr="003135D2" w:rsidRDefault="00E87E47" w:rsidP="00D31F35">
            <w:pPr>
              <w:jc w:val="center"/>
              <w:rPr>
                <w:rFonts w:cs="B Nazanin"/>
                <w:sz w:val="22"/>
                <w:szCs w:val="22"/>
              </w:rPr>
            </w:pPr>
            <w:r>
              <w:rPr>
                <w:rFonts w:cs="B Nazanin" w:hint="cs"/>
                <w:sz w:val="22"/>
                <w:szCs w:val="22"/>
                <w:rtl/>
              </w:rPr>
              <w:t>(9)</w:t>
            </w:r>
          </w:p>
        </w:tc>
        <w:tc>
          <w:tcPr>
            <w:tcW w:w="8186" w:type="dxa"/>
            <w:vAlign w:val="bottom"/>
          </w:tcPr>
          <w:p w:rsidR="00E87E47" w:rsidRDefault="00E87E47" w:rsidP="00D31F35">
            <w:pPr>
              <w:jc w:val="center"/>
              <w:rPr>
                <w:rFonts w:cs="B Nazanin"/>
                <w:sz w:val="20"/>
                <w:szCs w:val="20"/>
                <w:rtl/>
              </w:rPr>
            </w:pPr>
            <m:oMathPara>
              <m:oMathParaPr>
                <m:jc m:val="left"/>
              </m:oMathParaPr>
              <m:oMath>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6</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6</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oMath>
            </m:oMathPara>
          </w:p>
          <w:p w:rsidR="00E87E47" w:rsidRDefault="00E87E47" w:rsidP="00D31F35">
            <w:pPr>
              <w:jc w:val="center"/>
              <w:rPr>
                <w:rFonts w:cs="B Nazanin"/>
                <w:sz w:val="20"/>
                <w:szCs w:val="20"/>
                <w:rtl/>
              </w:rPr>
            </w:pPr>
            <m:oMathPara>
              <m:oMathParaPr>
                <m:jc m:val="left"/>
              </m:oMathParaPr>
              <m:oMath>
                <m:r>
                  <w:rPr>
                    <w:rFonts w:ascii="Cambria Math" w:hAnsi="Cambria Math" w:cs="B Nazanin"/>
                    <w:sz w:val="20"/>
                    <w:szCs w:val="20"/>
                  </w:rPr>
                  <m:t>→</m:t>
                </m:r>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6</m:t>
                    </m:r>
                  </m:sub>
                </m:sSub>
                <m:r>
                  <w:rPr>
                    <w:rFonts w:ascii="Cambria Math" w:hAnsi="Cambria Math" w:cs="B Nazanin"/>
                    <w:sz w:val="20"/>
                    <w:szCs w:val="20"/>
                  </w:rPr>
                  <m:t>=</m:t>
                </m:r>
                <m:f>
                  <m:fPr>
                    <m:ctrlPr>
                      <w:rPr>
                        <w:rFonts w:ascii="Cambria Math" w:hAnsi="Cambria Math" w:cs="B Nazanin"/>
                        <w:i/>
                        <w:sz w:val="20"/>
                        <w:szCs w:val="20"/>
                      </w:rPr>
                    </m:ctrlPr>
                  </m:fPr>
                  <m:num>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6</m:t>
                        </m:r>
                      </m:sub>
                      <m:sup>
                        <m:r>
                          <w:rPr>
                            <w:rFonts w:ascii="Cambria Math" w:hAnsi="Cambria Math" w:cs="B Nazanin"/>
                            <w:sz w:val="20"/>
                            <w:szCs w:val="20"/>
                          </w:rPr>
                          <m:t>2</m:t>
                        </m:r>
                      </m:sup>
                    </m:sSubSup>
                    <m:func>
                      <m:funcPr>
                        <m:ctrlPr>
                          <w:rPr>
                            <w:rFonts w:ascii="Cambria Math" w:hAnsi="Cambria Math" w:cs="B Nazanin"/>
                            <w:i/>
                            <w:sz w:val="20"/>
                            <w:szCs w:val="20"/>
                          </w:rPr>
                        </m:ctrlPr>
                      </m:funcPr>
                      <m:fName>
                        <m: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Sub>
                    <m:func>
                      <m:funcPr>
                        <m:ctrlPr>
                          <w:rPr>
                            <w:rFonts w:ascii="Cambria Math" w:hAnsi="Cambria Math" w:cs="B Nazanin"/>
                            <w:i/>
                            <w:sz w:val="20"/>
                            <w:szCs w:val="20"/>
                          </w:rPr>
                        </m:ctrlPr>
                      </m:funcPr>
                      <m:fName>
                        <m: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num>
                  <m:den>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den>
                </m:f>
              </m:oMath>
            </m:oMathPara>
          </w:p>
          <w:p w:rsidR="00E87E47" w:rsidRDefault="00E87E47" w:rsidP="00D31F35">
            <w:pPr>
              <w:jc w:val="center"/>
              <w:rPr>
                <w:rFonts w:cs="B Nazanin"/>
                <w:sz w:val="20"/>
                <w:szCs w:val="20"/>
              </w:rPr>
            </w:pPr>
            <m:oMathPara>
              <m:oMathParaPr>
                <m:jc m:val="left"/>
              </m:oMathParaPr>
              <m:oMath>
                <m:r>
                  <w:rPr>
                    <w:rFonts w:ascii="Cambria Math" w:hAnsi="Cambria Math" w:cs="B Nazanin"/>
                    <w:sz w:val="20"/>
                    <w:szCs w:val="20"/>
                  </w:rPr>
                  <m:t>⪧</m:t>
                </m:r>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y</m:t>
                        </m:r>
                      </m:e>
                    </m:acc>
                  </m:e>
                  <m:sub>
                    <m:r>
                      <w:rPr>
                        <w:rFonts w:ascii="Cambria Math" w:hAnsi="Cambria Math" w:cs="B Nazanin"/>
                        <w:sz w:val="20"/>
                        <w:szCs w:val="20"/>
                      </w:rPr>
                      <m:t>outer</m:t>
                    </m:r>
                  </m:sub>
                </m:sSub>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5</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5</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5</m:t>
                        </m:r>
                      </m:sub>
                    </m:sSub>
                  </m:e>
                </m:func>
                <m:r>
                  <w:rPr>
                    <w:rFonts w:ascii="Cambria Math" w:hAnsi="Cambria Math" w:cs="B Nazanin"/>
                    <w:sz w:val="20"/>
                    <w:szCs w:val="20"/>
                  </w:rPr>
                  <m:t xml:space="preserve"> +</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sSubSup>
                  <m:sSubSupPr>
                    <m:ctrlPr>
                      <w:rPr>
                        <w:rFonts w:ascii="Cambria Math" w:hAnsi="Cambria Math" w:cs="B Nazanin"/>
                        <w:i/>
                        <w:sz w:val="20"/>
                        <w:szCs w:val="20"/>
                      </w:rPr>
                    </m:ctrlPr>
                  </m:sSubSup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6</m:t>
                    </m:r>
                  </m:sub>
                  <m:sup>
                    <m:r>
                      <w:rPr>
                        <w:rFonts w:ascii="Cambria Math" w:hAnsi="Cambria Math" w:cs="B Nazanin"/>
                        <w:sz w:val="20"/>
                        <w:szCs w:val="20"/>
                      </w:rPr>
                      <m:t>2</m:t>
                    </m:r>
                  </m:sup>
                </m:sSubSup>
                <m:func>
                  <m:funcPr>
                    <m:ctrlPr>
                      <w:rPr>
                        <w:rFonts w:ascii="Cambria Math" w:hAnsi="Cambria Math" w:cs="B Nazanin"/>
                        <w:i/>
                        <w:sz w:val="20"/>
                        <w:szCs w:val="20"/>
                      </w:rPr>
                    </m:ctrlPr>
                  </m:funcPr>
                  <m:fName>
                    <m:r>
                      <m:rPr>
                        <m:sty m:val="p"/>
                      </m:rPr>
                      <w:rPr>
                        <w:rFonts w:ascii="Cambria Math" w:hAnsi="Cambria Math" w:cs="B Nazanin"/>
                        <w:sz w:val="20"/>
                        <w:szCs w:val="20"/>
                      </w:rPr>
                      <m:t>sin</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r>
                      <w:rPr>
                        <w:rFonts w:ascii="Cambria Math" w:hAnsi="Cambria Math" w:cs="B Nazanin"/>
                        <w:sz w:val="20"/>
                        <w:szCs w:val="20"/>
                      </w:rPr>
                      <m:t>-</m:t>
                    </m:r>
                    <m:sSub>
                      <m:sSubPr>
                        <m:ctrlPr>
                          <w:rPr>
                            <w:rFonts w:ascii="Cambria Math" w:hAnsi="Cambria Math" w:cs="B Nazanin"/>
                            <w:i/>
                            <w:sz w:val="20"/>
                            <w:szCs w:val="20"/>
                          </w:rPr>
                        </m:ctrlPr>
                      </m:sSubPr>
                      <m:e>
                        <m:r>
                          <w:rPr>
                            <w:rFonts w:ascii="Cambria Math" w:hAnsi="Cambria Math" w:cs="B Nazanin"/>
                            <w:sz w:val="20"/>
                            <w:szCs w:val="20"/>
                          </w:rPr>
                          <m:t>l</m:t>
                        </m:r>
                      </m:e>
                      <m:sub>
                        <m:r>
                          <w:rPr>
                            <w:rFonts w:ascii="Cambria Math" w:hAnsi="Cambria Math" w:cs="B Nazanin"/>
                            <w:sz w:val="20"/>
                            <w:szCs w:val="20"/>
                          </w:rPr>
                          <m:t>6</m:t>
                        </m:r>
                      </m:sub>
                    </m:sSub>
                    <m:sSub>
                      <m:sSubPr>
                        <m:ctrlPr>
                          <w:rPr>
                            <w:rFonts w:ascii="Cambria Math" w:hAnsi="Cambria Math" w:cs="B Nazanin"/>
                            <w:i/>
                            <w:sz w:val="20"/>
                            <w:szCs w:val="20"/>
                          </w:rPr>
                        </m:ctrlPr>
                      </m:sSubPr>
                      <m:e>
                        <m:acc>
                          <m:accPr>
                            <m:chr m:val="̈"/>
                            <m:ctrlPr>
                              <w:rPr>
                                <w:rFonts w:ascii="Cambria Math" w:hAnsi="Cambria Math" w:cs="B Nazanin"/>
                                <w:i/>
                                <w:sz w:val="20"/>
                                <w:szCs w:val="20"/>
                              </w:rPr>
                            </m:ctrlPr>
                          </m:accPr>
                          <m:e>
                            <m:r>
                              <w:rPr>
                                <w:rFonts w:ascii="Cambria Math" w:hAnsi="Cambria Math" w:cs="B Nazanin"/>
                                <w:sz w:val="20"/>
                                <w:szCs w:val="20"/>
                              </w:rPr>
                              <m:t>θ</m:t>
                            </m:r>
                          </m:e>
                        </m:acc>
                      </m:e>
                      <m:sub>
                        <m:r>
                          <w:rPr>
                            <w:rFonts w:ascii="Cambria Math" w:hAnsi="Cambria Math" w:cs="B Nazanin"/>
                            <w:sz w:val="20"/>
                            <w:szCs w:val="20"/>
                          </w:rPr>
                          <m:t>6</m:t>
                        </m:r>
                      </m:sub>
                    </m:sSub>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sSub>
                          <m:sSubPr>
                            <m:ctrlPr>
                              <w:rPr>
                                <w:rFonts w:ascii="Cambria Math" w:hAnsi="Cambria Math" w:cs="B Nazanin"/>
                                <w:i/>
                                <w:sz w:val="20"/>
                                <w:szCs w:val="20"/>
                              </w:rPr>
                            </m:ctrlPr>
                          </m:sSubPr>
                          <m:e>
                            <m:r>
                              <w:rPr>
                                <w:rFonts w:ascii="Cambria Math" w:hAnsi="Cambria Math" w:cs="B Nazanin"/>
                                <w:sz w:val="20"/>
                                <w:szCs w:val="20"/>
                              </w:rPr>
                              <m:t>θ</m:t>
                            </m:r>
                          </m:e>
                          <m:sub>
                            <m:r>
                              <w:rPr>
                                <w:rFonts w:ascii="Cambria Math" w:hAnsi="Cambria Math" w:cs="B Nazanin"/>
                                <w:sz w:val="20"/>
                                <w:szCs w:val="20"/>
                              </w:rPr>
                              <m:t>6</m:t>
                            </m:r>
                          </m:sub>
                        </m:sSub>
                      </m:e>
                    </m:func>
                  </m:e>
                </m:func>
              </m:oMath>
            </m:oMathPara>
          </w:p>
        </w:tc>
      </w:tr>
    </w:tbl>
    <w:p w:rsidR="00323D0E" w:rsidRDefault="00323D0E" w:rsidP="00323D0E">
      <w:pPr>
        <w:bidi/>
        <w:rPr>
          <w:rFonts w:cs="B Nazanin"/>
        </w:rPr>
      </w:pPr>
    </w:p>
    <w:p w:rsidR="00B901CE" w:rsidRPr="00B901CE" w:rsidRDefault="00B901CE" w:rsidP="00B901CE">
      <w:pPr>
        <w:rPr>
          <w:rFonts w:cs="B Nazanin"/>
        </w:rPr>
      </w:pPr>
      <w:r>
        <w:rPr>
          <w:rFonts w:cs="B Nazanin"/>
        </w:rPr>
        <w:br w:type="page"/>
      </w:r>
    </w:p>
    <w:p w:rsidR="00271836" w:rsidRPr="00E87E47" w:rsidRDefault="00271836" w:rsidP="00271836">
      <w:pPr>
        <w:bidi/>
        <w:rPr>
          <w:rFonts w:cs="B Nazanin"/>
          <w:sz w:val="22"/>
          <w:szCs w:val="22"/>
        </w:rPr>
        <w:sectPr w:rsidR="00271836" w:rsidRPr="00E87E47" w:rsidSect="00EB6B59">
          <w:type w:val="continuous"/>
          <w:pgSz w:w="11906" w:h="16838" w:code="9"/>
          <w:pgMar w:top="2275" w:right="1699" w:bottom="2275" w:left="1699" w:header="562" w:footer="562" w:gutter="0"/>
          <w:cols w:space="720"/>
          <w:titlePg/>
          <w:bidi/>
          <w:rtlGutter/>
          <w:docGrid w:linePitch="360"/>
        </w:sectPr>
      </w:pPr>
    </w:p>
    <w:p w:rsidR="00E87E47" w:rsidRPr="002645F6" w:rsidRDefault="00E87E47" w:rsidP="00D31F35">
      <w:pPr>
        <w:bidi/>
        <w:rPr>
          <w:rFonts w:cs="B Nazanin"/>
          <w:sz w:val="22"/>
          <w:szCs w:val="22"/>
          <w:rtl/>
        </w:rPr>
      </w:pPr>
      <w:r w:rsidRPr="002645F6">
        <w:rPr>
          <w:rFonts w:cs="B Nazanin" w:hint="cs"/>
          <w:sz w:val="22"/>
          <w:szCs w:val="22"/>
          <w:rtl/>
        </w:rPr>
        <w:lastRenderedPageBreak/>
        <w:t xml:space="preserve">در معادلات بالا، </w:t>
      </w:r>
      <m:oMath>
        <m:sSub>
          <m:sSubPr>
            <m:ctrlPr>
              <w:rPr>
                <w:rFonts w:ascii="Cambria Math" w:hAnsi="Cambria Math" w:cs="B Nazanin"/>
                <w:i/>
                <w:sz w:val="22"/>
                <w:szCs w:val="22"/>
              </w:rPr>
            </m:ctrlPr>
          </m:sSubPr>
          <m:e>
            <m:r>
              <w:rPr>
                <w:rFonts w:ascii="Cambria Math" w:hAnsi="Cambria Math" w:cs="B Nazanin"/>
                <w:sz w:val="22"/>
                <w:szCs w:val="22"/>
              </w:rPr>
              <m:t>y</m:t>
            </m:r>
          </m:e>
          <m:sub>
            <m:r>
              <w:rPr>
                <w:rFonts w:ascii="Cambria Math" w:hAnsi="Cambria Math" w:cs="B Nazanin"/>
                <w:sz w:val="22"/>
                <w:szCs w:val="22"/>
              </w:rPr>
              <m:t>outer</m:t>
            </m:r>
          </m:sub>
        </m:sSub>
      </m:oMath>
      <w:r w:rsidRPr="002645F6">
        <w:rPr>
          <w:rFonts w:cs="B Nazanin" w:hint="cs"/>
          <w:sz w:val="22"/>
          <w:szCs w:val="22"/>
          <w:rtl/>
        </w:rPr>
        <w:t xml:space="preserve"> نشان دهنده موقعیت لغزنده مکانیزم </w:t>
      </w:r>
      <w:r>
        <w:rPr>
          <w:rFonts w:cs="B Nazanin" w:hint="cs"/>
          <w:sz w:val="22"/>
          <w:szCs w:val="22"/>
          <w:rtl/>
        </w:rPr>
        <w:t>سنبه</w:t>
      </w:r>
      <w:r w:rsidRPr="002645F6">
        <w:rPr>
          <w:rFonts w:cs="B Nazanin" w:hint="cs"/>
          <w:sz w:val="22"/>
          <w:szCs w:val="22"/>
          <w:rtl/>
        </w:rPr>
        <w:t>‌زن است.</w:t>
      </w:r>
    </w:p>
    <w:p w:rsidR="00F139DE" w:rsidRPr="00CB0304" w:rsidRDefault="00F139DE" w:rsidP="00D31F35">
      <w:pPr>
        <w:bidi/>
        <w:rPr>
          <w:rFonts w:cs="B Nazanin"/>
          <w:b/>
          <w:bCs/>
          <w:sz w:val="22"/>
          <w:szCs w:val="22"/>
          <w:rtl/>
        </w:rPr>
      </w:pPr>
    </w:p>
    <w:p w:rsidR="00D31F35" w:rsidRDefault="00FD0721" w:rsidP="00D31F35">
      <w:pPr>
        <w:bidi/>
        <w:rPr>
          <w:rFonts w:cs="B Nazanin"/>
          <w:b/>
          <w:bCs/>
          <w:sz w:val="22"/>
          <w:szCs w:val="22"/>
          <w:rtl/>
        </w:rPr>
      </w:pPr>
      <w:r w:rsidRPr="008C0E4C">
        <w:rPr>
          <w:rFonts w:cs="B Nazanin" w:hint="cs"/>
          <w:b/>
          <w:bCs/>
          <w:sz w:val="22"/>
          <w:szCs w:val="22"/>
          <w:rtl/>
        </w:rPr>
        <w:t>2-</w:t>
      </w:r>
      <w:r w:rsidR="0056109B" w:rsidRPr="008C0E4C">
        <w:rPr>
          <w:rFonts w:cs="B Nazanin" w:hint="cs"/>
          <w:b/>
          <w:bCs/>
          <w:sz w:val="22"/>
          <w:szCs w:val="22"/>
          <w:rtl/>
        </w:rPr>
        <w:t>4</w:t>
      </w:r>
      <w:r w:rsidRPr="008C0E4C">
        <w:rPr>
          <w:rFonts w:cs="B Nazanin" w:hint="cs"/>
          <w:b/>
          <w:bCs/>
          <w:sz w:val="22"/>
          <w:szCs w:val="22"/>
          <w:rtl/>
        </w:rPr>
        <w:t>-نتايج</w:t>
      </w:r>
    </w:p>
    <w:p w:rsidR="007A006C" w:rsidRPr="00D31F35" w:rsidRDefault="007A006C" w:rsidP="00D31F35">
      <w:pPr>
        <w:bidi/>
        <w:rPr>
          <w:rFonts w:cs="B Nazanin"/>
          <w:b/>
          <w:bCs/>
          <w:sz w:val="22"/>
          <w:szCs w:val="22"/>
          <w:rtl/>
        </w:rPr>
      </w:pPr>
      <w:r>
        <w:rPr>
          <w:rFonts w:cs="B Nazanin" w:hint="cs"/>
          <w:sz w:val="22"/>
          <w:szCs w:val="22"/>
          <w:rtl/>
        </w:rPr>
        <w:t xml:space="preserve">به کمک حل عددی معادلات، نتایج </w:t>
      </w:r>
      <w:r w:rsidRPr="00CB0304">
        <w:rPr>
          <w:rFonts w:cs="B Nazanin" w:hint="cs"/>
          <w:sz w:val="22"/>
          <w:szCs w:val="22"/>
          <w:rtl/>
        </w:rPr>
        <w:t xml:space="preserve">به صورت </w:t>
      </w:r>
      <w:r>
        <w:rPr>
          <w:rFonts w:cs="B Nazanin" w:hint="cs"/>
          <w:sz w:val="22"/>
          <w:szCs w:val="22"/>
          <w:rtl/>
        </w:rPr>
        <w:t>منحنی‌</w:t>
      </w:r>
      <w:r w:rsidRPr="00CB0304">
        <w:rPr>
          <w:rFonts w:cs="B Nazanin" w:hint="cs"/>
          <w:sz w:val="22"/>
          <w:szCs w:val="22"/>
          <w:rtl/>
        </w:rPr>
        <w:t>هایی بر حسب زاویه‌ی لنگ اصلی</w:t>
      </w:r>
      <w:r w:rsidRPr="00CB0304">
        <w:rPr>
          <w:rStyle w:val="FootnoteReference"/>
          <w:rFonts w:cs="B Nazanin"/>
          <w:sz w:val="22"/>
          <w:szCs w:val="22"/>
          <w:rtl/>
        </w:rPr>
        <w:footnoteReference w:id="23"/>
      </w:r>
      <w:r>
        <w:rPr>
          <w:rFonts w:cs="B Nazanin" w:hint="cs"/>
          <w:sz w:val="22"/>
          <w:szCs w:val="22"/>
          <w:rtl/>
        </w:rPr>
        <w:t xml:space="preserve"> بدست آمده‌اند. به دلیل محدودیت و برای مقایسه با منحنی‌ شرکت سازنده تنها منحنی‌های موقعیت و سرعت لغزنده‌ها آورده شده است.</w:t>
      </w:r>
    </w:p>
    <w:p w:rsidR="007A006C" w:rsidRPr="00CB0304" w:rsidRDefault="007A006C" w:rsidP="007A006C">
      <w:pPr>
        <w:bidi/>
        <w:ind w:firstLine="289"/>
        <w:rPr>
          <w:rFonts w:cs="B Nazanin"/>
          <w:sz w:val="22"/>
          <w:szCs w:val="22"/>
          <w:rtl/>
        </w:rPr>
      </w:pPr>
      <w:r>
        <w:rPr>
          <w:rFonts w:cs="B Nazanin" w:hint="cs"/>
          <w:sz w:val="22"/>
          <w:szCs w:val="22"/>
          <w:rtl/>
        </w:rPr>
        <w:t xml:space="preserve">منحنی موقعیت ارائه شده از شرکت سازنده و منحنی بدست آمده از تحلیل سینماتیک برای مکانیزم‌ ورقگیر در  شکل7 و مکانیزم </w:t>
      </w:r>
      <w:r w:rsidR="00CE5485">
        <w:rPr>
          <w:rFonts w:cs="B Nazanin" w:hint="cs"/>
          <w:sz w:val="22"/>
          <w:szCs w:val="22"/>
          <w:rtl/>
        </w:rPr>
        <w:t>سنبه</w:t>
      </w:r>
      <w:r>
        <w:rPr>
          <w:rFonts w:cs="B Nazanin" w:hint="cs"/>
          <w:sz w:val="22"/>
          <w:szCs w:val="22"/>
          <w:rtl/>
        </w:rPr>
        <w:t xml:space="preserve">‌زن در شکل9 نشان داده شده است.  منحنی سرعت لغزنده مکانیزم ورقگیر و لغزنده مکانیزم </w:t>
      </w:r>
      <w:r w:rsidR="00CE5485">
        <w:rPr>
          <w:rFonts w:cs="B Nazanin" w:hint="cs"/>
          <w:sz w:val="22"/>
          <w:szCs w:val="22"/>
          <w:rtl/>
        </w:rPr>
        <w:t>سنبه</w:t>
      </w:r>
      <w:r>
        <w:rPr>
          <w:rFonts w:cs="B Nazanin" w:hint="cs"/>
          <w:sz w:val="22"/>
          <w:szCs w:val="22"/>
          <w:rtl/>
        </w:rPr>
        <w:t>‌زن به ترتیب در شکل8 و شکل10 آمده است. د</w:t>
      </w:r>
      <w:r w:rsidRPr="00CB0304">
        <w:rPr>
          <w:rFonts w:cs="B Nazanin" w:hint="cs"/>
          <w:sz w:val="22"/>
          <w:szCs w:val="22"/>
          <w:rtl/>
        </w:rPr>
        <w:t>ر صورت اعمال طول‌های متفاوت لنگ اصلي،</w:t>
      </w:r>
      <w:r w:rsidRPr="00E5325B">
        <w:rPr>
          <w:rFonts w:cs="B Nazanin" w:hint="cs"/>
          <w:sz w:val="22"/>
          <w:szCs w:val="22"/>
          <w:rtl/>
        </w:rPr>
        <w:t xml:space="preserve"> </w:t>
      </w:r>
      <w:r>
        <w:rPr>
          <w:rFonts w:cs="B Nazanin" w:hint="cs"/>
          <w:sz w:val="22"/>
          <w:szCs w:val="22"/>
          <w:rtl/>
        </w:rPr>
        <w:t xml:space="preserve">مقیاس منحنی‌های سرعت و شتاب عوض می‌شود. سرعت لنگ اصلی </w:t>
      </w:r>
      <w:r>
        <w:rPr>
          <w:rFonts w:cs="B Nazanin"/>
          <w:sz w:val="22"/>
          <w:szCs w:val="22"/>
        </w:rPr>
        <w:t>rpm</w:t>
      </w:r>
      <w:r>
        <w:rPr>
          <w:rFonts w:cs="B Nazanin" w:hint="cs"/>
          <w:sz w:val="22"/>
          <w:szCs w:val="22"/>
          <w:rtl/>
        </w:rPr>
        <w:t>20 فرض می‌شود.</w:t>
      </w:r>
      <w:r w:rsidRPr="00CB0304">
        <w:rPr>
          <w:rFonts w:cs="B Nazanin"/>
          <w:sz w:val="22"/>
          <w:szCs w:val="22"/>
          <w:rtl/>
        </w:rPr>
        <w:t xml:space="preserve"> </w:t>
      </w:r>
    </w:p>
    <w:p w:rsidR="00DE462D" w:rsidRPr="00DE462D" w:rsidRDefault="00DE462D" w:rsidP="00DE462D">
      <w:pPr>
        <w:bidi/>
        <w:rPr>
          <w:rFonts w:cs="B Nazanin"/>
          <w:i/>
          <w:sz w:val="22"/>
          <w:szCs w:val="22"/>
          <w:rtl/>
        </w:rPr>
      </w:pPr>
    </w:p>
    <w:p w:rsidR="0040448B" w:rsidRPr="00DE6554" w:rsidRDefault="0045470F" w:rsidP="0057543F">
      <w:pPr>
        <w:bidi/>
        <w:rPr>
          <w:rFonts w:cs="B Nazanin"/>
          <w:b/>
          <w:bCs/>
          <w:sz w:val="22"/>
          <w:szCs w:val="22"/>
          <w:rtl/>
        </w:rPr>
      </w:pPr>
      <w:r w:rsidRPr="00DE6554">
        <w:rPr>
          <w:rFonts w:cs="B Nazanin" w:hint="cs"/>
          <w:b/>
          <w:bCs/>
          <w:sz w:val="22"/>
          <w:szCs w:val="22"/>
          <w:rtl/>
        </w:rPr>
        <w:t>2-</w:t>
      </w:r>
      <w:r w:rsidR="0056109B">
        <w:rPr>
          <w:rFonts w:cs="B Nazanin" w:hint="cs"/>
          <w:b/>
          <w:bCs/>
          <w:sz w:val="22"/>
          <w:szCs w:val="22"/>
          <w:rtl/>
        </w:rPr>
        <w:t>4</w:t>
      </w:r>
      <w:r w:rsidRPr="00DE6554">
        <w:rPr>
          <w:rFonts w:cs="B Nazanin" w:hint="cs"/>
          <w:b/>
          <w:bCs/>
          <w:sz w:val="22"/>
          <w:szCs w:val="22"/>
          <w:rtl/>
        </w:rPr>
        <w:t>-1-مكانيزم ورقگير</w:t>
      </w:r>
    </w:p>
    <w:p w:rsidR="00615024" w:rsidRPr="000C568C" w:rsidRDefault="00293375" w:rsidP="00492C7D">
      <w:pPr>
        <w:bidi/>
        <w:ind w:hanging="217"/>
        <w:jc w:val="center"/>
        <w:rPr>
          <w:rFonts w:cs="B Nazanin"/>
          <w:b/>
          <w:bCs/>
          <w:sz w:val="20"/>
          <w:szCs w:val="20"/>
          <w:rtl/>
        </w:rPr>
      </w:pPr>
      <w:r>
        <w:rPr>
          <w:rFonts w:cs="B Nazanin"/>
          <w:b/>
          <w:bCs/>
          <w:noProof/>
          <w:lang w:bidi="ar-SA"/>
        </w:rPr>
        <w:drawing>
          <wp:inline distT="0" distB="0" distL="0" distR="0">
            <wp:extent cx="2744981" cy="2246150"/>
            <wp:effectExtent l="19050" t="0" r="0" b="0"/>
            <wp:docPr id="21" name="Picture 21" descr="C:\Users\a\Desktop\BlankHolder Posi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sktop\BlankHolder Position.TIF"/>
                    <pic:cNvPicPr>
                      <a:picLocks noChangeAspect="1" noChangeArrowheads="1"/>
                    </pic:cNvPicPr>
                  </pic:nvPicPr>
                  <pic:blipFill>
                    <a:blip r:embed="rId22"/>
                    <a:srcRect/>
                    <a:stretch>
                      <a:fillRect/>
                    </a:stretch>
                  </pic:blipFill>
                  <pic:spPr bwMode="auto">
                    <a:xfrm>
                      <a:off x="0" y="0"/>
                      <a:ext cx="2754172" cy="2253671"/>
                    </a:xfrm>
                    <a:prstGeom prst="rect">
                      <a:avLst/>
                    </a:prstGeom>
                    <a:noFill/>
                    <a:ln w="9525">
                      <a:noFill/>
                      <a:miter lim="800000"/>
                      <a:headEnd/>
                      <a:tailEnd/>
                    </a:ln>
                  </pic:spPr>
                </pic:pic>
              </a:graphicData>
            </a:graphic>
          </wp:inline>
        </w:drawing>
      </w:r>
      <w:r w:rsidR="0045470F" w:rsidRPr="000C568C">
        <w:rPr>
          <w:rFonts w:cs="B Nazanin" w:hint="cs"/>
          <w:b/>
          <w:bCs/>
          <w:sz w:val="20"/>
          <w:szCs w:val="20"/>
          <w:rtl/>
        </w:rPr>
        <w:t>شكل</w:t>
      </w:r>
      <w:r w:rsidR="00BF5567" w:rsidRPr="000C568C">
        <w:rPr>
          <w:rFonts w:cs="B Nazanin" w:hint="cs"/>
          <w:b/>
          <w:bCs/>
          <w:sz w:val="20"/>
          <w:szCs w:val="20"/>
          <w:rtl/>
        </w:rPr>
        <w:t xml:space="preserve"> </w:t>
      </w:r>
      <w:r w:rsidR="001741DB" w:rsidRPr="000C568C">
        <w:rPr>
          <w:rFonts w:cs="B Nazanin" w:hint="cs"/>
          <w:b/>
          <w:bCs/>
          <w:sz w:val="20"/>
          <w:szCs w:val="20"/>
          <w:rtl/>
        </w:rPr>
        <w:t>7</w:t>
      </w:r>
      <w:r w:rsidR="00BF5567" w:rsidRPr="000C568C">
        <w:rPr>
          <w:rFonts w:cs="B Nazanin" w:hint="cs"/>
          <w:b/>
          <w:bCs/>
          <w:sz w:val="20"/>
          <w:szCs w:val="20"/>
          <w:rtl/>
        </w:rPr>
        <w:t>-</w:t>
      </w:r>
      <w:r w:rsidR="002E2BDD" w:rsidRPr="000C568C">
        <w:rPr>
          <w:rFonts w:cs="B Nazanin" w:hint="cs"/>
          <w:b/>
          <w:bCs/>
          <w:sz w:val="20"/>
          <w:szCs w:val="20"/>
          <w:rtl/>
        </w:rPr>
        <w:t xml:space="preserve"> </w:t>
      </w:r>
      <w:r w:rsidRPr="000C568C">
        <w:rPr>
          <w:rFonts w:cs="B Nazanin" w:hint="cs"/>
          <w:b/>
          <w:bCs/>
          <w:sz w:val="20"/>
          <w:szCs w:val="20"/>
          <w:rtl/>
        </w:rPr>
        <w:t>منحنی‌</w:t>
      </w:r>
      <w:r w:rsidR="0045470F" w:rsidRPr="000C568C">
        <w:rPr>
          <w:rFonts w:cs="B Nazanin" w:hint="cs"/>
          <w:b/>
          <w:bCs/>
          <w:sz w:val="20"/>
          <w:szCs w:val="20"/>
          <w:rtl/>
        </w:rPr>
        <w:t xml:space="preserve"> موقعيت اسلايدر </w:t>
      </w:r>
      <w:r w:rsidR="00FA69B2" w:rsidRPr="000C568C">
        <w:rPr>
          <w:rFonts w:cs="B Nazanin" w:hint="cs"/>
          <w:b/>
          <w:bCs/>
          <w:sz w:val="20"/>
          <w:szCs w:val="20"/>
          <w:rtl/>
        </w:rPr>
        <w:t>مکانیزم ورقگیر</w:t>
      </w:r>
      <w:r w:rsidR="00B359DD" w:rsidRPr="000C568C">
        <w:rPr>
          <w:rFonts w:cs="B Nazanin" w:hint="cs"/>
          <w:b/>
          <w:bCs/>
          <w:sz w:val="20"/>
          <w:szCs w:val="20"/>
          <w:rtl/>
        </w:rPr>
        <w:t xml:space="preserve"> (متر)</w:t>
      </w:r>
      <w:r w:rsidR="004C60E8">
        <w:rPr>
          <w:rFonts w:cs="B Nazanin" w:hint="cs"/>
          <w:b/>
          <w:bCs/>
          <w:sz w:val="20"/>
          <w:szCs w:val="20"/>
          <w:rtl/>
        </w:rPr>
        <w:t xml:space="preserve"> </w:t>
      </w:r>
      <w:r w:rsidR="00615024" w:rsidRPr="000C568C">
        <w:rPr>
          <w:rFonts w:cs="B Nazanin" w:hint="cs"/>
          <w:b/>
          <w:bCs/>
          <w:sz w:val="20"/>
          <w:szCs w:val="20"/>
          <w:rtl/>
        </w:rPr>
        <w:t>منحنی خط‌چین از طرف شرکت سازنده و منحنی توپر از تحلیل سینماتیک</w:t>
      </w:r>
    </w:p>
    <w:p w:rsidR="00D10D22" w:rsidRPr="00C43B42" w:rsidRDefault="00D10D22" w:rsidP="00D10D22">
      <w:pPr>
        <w:bidi/>
        <w:ind w:left="-516"/>
        <w:jc w:val="center"/>
        <w:rPr>
          <w:rFonts w:cs="B Nazanin"/>
          <w:sz w:val="20"/>
          <w:szCs w:val="20"/>
        </w:rPr>
      </w:pPr>
    </w:p>
    <w:p w:rsidR="0045470F" w:rsidRPr="00CB0304" w:rsidRDefault="0045470F" w:rsidP="00BF7EF7">
      <w:pPr>
        <w:bidi/>
        <w:ind w:left="-217"/>
        <w:jc w:val="center"/>
        <w:rPr>
          <w:rFonts w:cs="B Nazanin"/>
          <w:b/>
          <w:bCs/>
          <w:rtl/>
        </w:rPr>
      </w:pPr>
      <w:r>
        <w:rPr>
          <w:rFonts w:cs="B Nazanin" w:hint="cs"/>
          <w:noProof/>
          <w:sz w:val="28"/>
          <w:szCs w:val="28"/>
          <w:lang w:bidi="ar-SA"/>
        </w:rPr>
        <w:lastRenderedPageBreak/>
        <w:drawing>
          <wp:inline distT="0" distB="0" distL="0" distR="0">
            <wp:extent cx="2844730" cy="1933691"/>
            <wp:effectExtent l="19050" t="0" r="0" b="0"/>
            <wp:docPr id="7" name="Picture 579" descr="ydot-Outer-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ydot-Outer-real"/>
                    <pic:cNvPicPr>
                      <a:picLocks noChangeAspect="1" noChangeArrowheads="1"/>
                    </pic:cNvPicPr>
                  </pic:nvPicPr>
                  <pic:blipFill>
                    <a:blip r:embed="rId23"/>
                    <a:srcRect/>
                    <a:stretch>
                      <a:fillRect/>
                    </a:stretch>
                  </pic:blipFill>
                  <pic:spPr bwMode="auto">
                    <a:xfrm>
                      <a:off x="0" y="0"/>
                      <a:ext cx="2862770" cy="1945954"/>
                    </a:xfrm>
                    <a:prstGeom prst="rect">
                      <a:avLst/>
                    </a:prstGeom>
                    <a:noFill/>
                    <a:ln w="9525">
                      <a:noFill/>
                      <a:miter lim="800000"/>
                      <a:headEnd/>
                      <a:tailEnd/>
                    </a:ln>
                  </pic:spPr>
                </pic:pic>
              </a:graphicData>
            </a:graphic>
          </wp:inline>
        </w:drawing>
      </w:r>
    </w:p>
    <w:p w:rsidR="0045470F" w:rsidRPr="000C568C" w:rsidRDefault="0045470F" w:rsidP="004B4AB9">
      <w:pPr>
        <w:bidi/>
        <w:ind w:left="66"/>
        <w:jc w:val="center"/>
        <w:rPr>
          <w:rFonts w:cs="B Nazanin"/>
          <w:b/>
          <w:bCs/>
          <w:sz w:val="20"/>
          <w:szCs w:val="20"/>
          <w:rtl/>
        </w:rPr>
      </w:pPr>
      <w:r w:rsidRPr="000C568C">
        <w:rPr>
          <w:rFonts w:cs="B Nazanin" w:hint="cs"/>
          <w:b/>
          <w:bCs/>
          <w:sz w:val="20"/>
          <w:szCs w:val="20"/>
          <w:rtl/>
        </w:rPr>
        <w:t>شكل</w:t>
      </w:r>
      <w:r w:rsidR="00BF5567" w:rsidRPr="000C568C">
        <w:rPr>
          <w:rFonts w:cs="B Nazanin" w:hint="cs"/>
          <w:b/>
          <w:bCs/>
          <w:sz w:val="20"/>
          <w:szCs w:val="20"/>
          <w:rtl/>
        </w:rPr>
        <w:t xml:space="preserve"> </w:t>
      </w:r>
      <w:r w:rsidR="001741DB" w:rsidRPr="000C568C">
        <w:rPr>
          <w:rFonts w:cs="B Nazanin" w:hint="cs"/>
          <w:b/>
          <w:bCs/>
          <w:sz w:val="20"/>
          <w:szCs w:val="20"/>
          <w:rtl/>
        </w:rPr>
        <w:t>8</w:t>
      </w:r>
      <w:r w:rsidR="00BF5567" w:rsidRPr="000C568C">
        <w:rPr>
          <w:rFonts w:cs="B Nazanin" w:hint="cs"/>
          <w:b/>
          <w:bCs/>
          <w:sz w:val="20"/>
          <w:szCs w:val="20"/>
          <w:rtl/>
        </w:rPr>
        <w:t>-</w:t>
      </w:r>
      <w:r w:rsidRPr="000C568C">
        <w:rPr>
          <w:rFonts w:cs="B Nazanin" w:hint="cs"/>
          <w:b/>
          <w:bCs/>
          <w:sz w:val="20"/>
          <w:szCs w:val="20"/>
          <w:rtl/>
        </w:rPr>
        <w:t xml:space="preserve"> </w:t>
      </w:r>
      <w:r w:rsidR="00293375" w:rsidRPr="000C568C">
        <w:rPr>
          <w:rFonts w:cs="B Nazanin" w:hint="cs"/>
          <w:b/>
          <w:bCs/>
          <w:sz w:val="20"/>
          <w:szCs w:val="20"/>
          <w:rtl/>
        </w:rPr>
        <w:t>منحنی‌</w:t>
      </w:r>
      <w:r w:rsidRPr="000C568C">
        <w:rPr>
          <w:rFonts w:cs="B Nazanin" w:hint="cs"/>
          <w:b/>
          <w:bCs/>
          <w:sz w:val="20"/>
          <w:szCs w:val="20"/>
          <w:rtl/>
        </w:rPr>
        <w:t xml:space="preserve"> سرعت اسلايدر </w:t>
      </w:r>
      <w:r w:rsidR="00FA69B2" w:rsidRPr="000C568C">
        <w:rPr>
          <w:rFonts w:cs="B Nazanin" w:hint="cs"/>
          <w:b/>
          <w:bCs/>
          <w:sz w:val="20"/>
          <w:szCs w:val="20"/>
          <w:rtl/>
        </w:rPr>
        <w:t>مکانیزم ورقگیر</w:t>
      </w:r>
      <w:r w:rsidR="004B4AB9">
        <w:rPr>
          <w:rFonts w:cs="B Nazanin" w:hint="cs"/>
          <w:b/>
          <w:bCs/>
          <w:sz w:val="20"/>
          <w:szCs w:val="20"/>
          <w:rtl/>
        </w:rPr>
        <w:t>(</w:t>
      </w:r>
      <w:r w:rsidR="004B4AB9">
        <w:rPr>
          <w:rFonts w:cs="B Nazanin"/>
          <w:b/>
          <w:bCs/>
          <w:sz w:val="20"/>
          <w:szCs w:val="20"/>
        </w:rPr>
        <w:t>m/s</w:t>
      </w:r>
      <w:r w:rsidR="004B4AB9">
        <w:rPr>
          <w:rFonts w:cs="B Nazanin" w:hint="cs"/>
          <w:b/>
          <w:bCs/>
          <w:sz w:val="20"/>
          <w:szCs w:val="20"/>
          <w:rtl/>
        </w:rPr>
        <w:t>)</w:t>
      </w:r>
    </w:p>
    <w:p w:rsidR="00D10D22" w:rsidRPr="0057543F" w:rsidRDefault="00D10D22" w:rsidP="00D10D22">
      <w:pPr>
        <w:bidi/>
        <w:ind w:left="-516"/>
        <w:jc w:val="center"/>
        <w:rPr>
          <w:rFonts w:cs="B Nazanin"/>
          <w:sz w:val="20"/>
          <w:szCs w:val="20"/>
          <w:rtl/>
        </w:rPr>
      </w:pPr>
    </w:p>
    <w:p w:rsidR="005A308E" w:rsidRDefault="0059267D" w:rsidP="0057543F">
      <w:pPr>
        <w:bidi/>
        <w:rPr>
          <w:rFonts w:cs="B Nazanin"/>
          <w:b/>
          <w:bCs/>
          <w:sz w:val="22"/>
          <w:szCs w:val="22"/>
          <w:rtl/>
        </w:rPr>
      </w:pPr>
      <w:r w:rsidRPr="00DE6554">
        <w:rPr>
          <w:rFonts w:cs="B Nazanin" w:hint="cs"/>
          <w:b/>
          <w:bCs/>
          <w:sz w:val="22"/>
          <w:szCs w:val="22"/>
          <w:rtl/>
        </w:rPr>
        <w:t>2-</w:t>
      </w:r>
      <w:r w:rsidR="0056109B">
        <w:rPr>
          <w:rFonts w:cs="B Nazanin" w:hint="cs"/>
          <w:b/>
          <w:bCs/>
          <w:sz w:val="22"/>
          <w:szCs w:val="22"/>
          <w:rtl/>
        </w:rPr>
        <w:t>4</w:t>
      </w:r>
      <w:r w:rsidRPr="00DE6554">
        <w:rPr>
          <w:rFonts w:cs="B Nazanin" w:hint="cs"/>
          <w:b/>
          <w:bCs/>
          <w:sz w:val="22"/>
          <w:szCs w:val="22"/>
          <w:rtl/>
        </w:rPr>
        <w:t>-2-مكانيزم</w:t>
      </w:r>
      <w:r>
        <w:rPr>
          <w:rFonts w:cs="B Nazanin" w:hint="cs"/>
          <w:b/>
          <w:bCs/>
          <w:sz w:val="22"/>
          <w:szCs w:val="22"/>
          <w:rtl/>
        </w:rPr>
        <w:t xml:space="preserve"> </w:t>
      </w:r>
      <w:r w:rsidR="00CE5485">
        <w:rPr>
          <w:rFonts w:cs="B Nazanin" w:hint="cs"/>
          <w:b/>
          <w:bCs/>
          <w:sz w:val="22"/>
          <w:szCs w:val="22"/>
          <w:rtl/>
        </w:rPr>
        <w:t>سنبه</w:t>
      </w:r>
      <w:r>
        <w:rPr>
          <w:rFonts w:cs="B Nazanin" w:hint="cs"/>
          <w:b/>
          <w:bCs/>
          <w:sz w:val="22"/>
          <w:szCs w:val="22"/>
          <w:rtl/>
        </w:rPr>
        <w:t>‌زن</w:t>
      </w:r>
    </w:p>
    <w:p w:rsidR="00FC6726" w:rsidRDefault="00293375" w:rsidP="00BF7EF7">
      <w:pPr>
        <w:bidi/>
        <w:ind w:left="-359"/>
        <w:rPr>
          <w:rFonts w:cs="B Nazanin"/>
          <w:noProof/>
          <w:sz w:val="28"/>
          <w:szCs w:val="28"/>
          <w:rtl/>
          <w:lang w:bidi="ar-SA"/>
        </w:rPr>
      </w:pPr>
      <w:r>
        <w:rPr>
          <w:rFonts w:cs="B Nazanin" w:hint="cs"/>
          <w:noProof/>
          <w:sz w:val="28"/>
          <w:szCs w:val="28"/>
          <w:lang w:bidi="ar-SA"/>
        </w:rPr>
        <w:drawing>
          <wp:inline distT="0" distB="0" distL="0" distR="0">
            <wp:extent cx="2849754" cy="2111892"/>
            <wp:effectExtent l="19050" t="0" r="7746" b="0"/>
            <wp:docPr id="37" name="Picture 37" descr="C:\Users\a\Desktop\Ram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esktop\Ram position.png"/>
                    <pic:cNvPicPr>
                      <a:picLocks noChangeAspect="1" noChangeArrowheads="1"/>
                    </pic:cNvPicPr>
                  </pic:nvPicPr>
                  <pic:blipFill>
                    <a:blip r:embed="rId24"/>
                    <a:srcRect/>
                    <a:stretch>
                      <a:fillRect/>
                    </a:stretch>
                  </pic:blipFill>
                  <pic:spPr bwMode="auto">
                    <a:xfrm>
                      <a:off x="0" y="0"/>
                      <a:ext cx="2854371" cy="2115314"/>
                    </a:xfrm>
                    <a:prstGeom prst="rect">
                      <a:avLst/>
                    </a:prstGeom>
                    <a:noFill/>
                    <a:ln w="9525">
                      <a:noFill/>
                      <a:miter lim="800000"/>
                      <a:headEnd/>
                      <a:tailEnd/>
                    </a:ln>
                  </pic:spPr>
                </pic:pic>
              </a:graphicData>
            </a:graphic>
          </wp:inline>
        </w:drawing>
      </w:r>
    </w:p>
    <w:p w:rsidR="00FC6726" w:rsidRDefault="00FC6726" w:rsidP="00492C7D">
      <w:pPr>
        <w:bidi/>
        <w:jc w:val="center"/>
        <w:rPr>
          <w:rFonts w:cs="B Nazanin"/>
          <w:b/>
          <w:bCs/>
          <w:sz w:val="20"/>
          <w:szCs w:val="20"/>
        </w:rPr>
      </w:pPr>
      <w:r w:rsidRPr="000C568C">
        <w:rPr>
          <w:rFonts w:cs="B Nazanin" w:hint="cs"/>
          <w:b/>
          <w:bCs/>
          <w:sz w:val="20"/>
          <w:szCs w:val="20"/>
          <w:rtl/>
        </w:rPr>
        <w:t>شكل</w:t>
      </w:r>
      <w:r w:rsidR="00BF5567" w:rsidRPr="000C568C">
        <w:rPr>
          <w:rFonts w:cs="B Nazanin" w:hint="cs"/>
          <w:b/>
          <w:bCs/>
          <w:sz w:val="20"/>
          <w:szCs w:val="20"/>
          <w:rtl/>
        </w:rPr>
        <w:t xml:space="preserve"> 9-</w:t>
      </w:r>
      <w:r w:rsidR="002E2BDD" w:rsidRPr="000C568C">
        <w:rPr>
          <w:rFonts w:cs="B Nazanin" w:hint="cs"/>
          <w:b/>
          <w:bCs/>
          <w:sz w:val="20"/>
          <w:szCs w:val="20"/>
          <w:rtl/>
        </w:rPr>
        <w:t xml:space="preserve"> </w:t>
      </w:r>
      <w:r w:rsidR="00293375" w:rsidRPr="000C568C">
        <w:rPr>
          <w:rFonts w:cs="B Nazanin" w:hint="cs"/>
          <w:b/>
          <w:bCs/>
          <w:sz w:val="20"/>
          <w:szCs w:val="20"/>
          <w:rtl/>
        </w:rPr>
        <w:t>منحنی‌</w:t>
      </w:r>
      <w:r w:rsidRPr="000C568C">
        <w:rPr>
          <w:rFonts w:cs="B Nazanin" w:hint="cs"/>
          <w:b/>
          <w:bCs/>
          <w:sz w:val="20"/>
          <w:szCs w:val="20"/>
          <w:rtl/>
        </w:rPr>
        <w:t xml:space="preserve"> موقعيت اسلايدر مکانیزم </w:t>
      </w:r>
      <w:r w:rsidR="00CE5485">
        <w:rPr>
          <w:rFonts w:cs="B Nazanin" w:hint="cs"/>
          <w:b/>
          <w:bCs/>
          <w:sz w:val="20"/>
          <w:szCs w:val="20"/>
          <w:rtl/>
        </w:rPr>
        <w:t>سنبه</w:t>
      </w:r>
      <w:r w:rsidRPr="000C568C">
        <w:rPr>
          <w:rFonts w:cs="B Nazanin" w:hint="cs"/>
          <w:b/>
          <w:bCs/>
          <w:sz w:val="20"/>
          <w:szCs w:val="20"/>
          <w:rtl/>
        </w:rPr>
        <w:t>‌زن</w:t>
      </w:r>
      <w:r w:rsidR="00B359DD" w:rsidRPr="000C568C">
        <w:rPr>
          <w:rFonts w:cs="B Nazanin" w:hint="cs"/>
          <w:b/>
          <w:bCs/>
          <w:sz w:val="20"/>
          <w:szCs w:val="20"/>
          <w:rtl/>
        </w:rPr>
        <w:t xml:space="preserve">(متر)، منحنی خط‌چین‌ از </w:t>
      </w:r>
      <w:r w:rsidR="00615024" w:rsidRPr="000C568C">
        <w:rPr>
          <w:rFonts w:cs="B Nazanin" w:hint="cs"/>
          <w:b/>
          <w:bCs/>
          <w:sz w:val="20"/>
          <w:szCs w:val="20"/>
          <w:rtl/>
        </w:rPr>
        <w:t>طرف شرکت سازنده و منحنی توپر از تحلیل</w:t>
      </w:r>
      <w:r w:rsidR="00B359DD" w:rsidRPr="000C568C">
        <w:rPr>
          <w:rFonts w:cs="B Nazanin" w:hint="cs"/>
          <w:b/>
          <w:bCs/>
          <w:sz w:val="20"/>
          <w:szCs w:val="20"/>
          <w:rtl/>
        </w:rPr>
        <w:t xml:space="preserve"> ‌</w:t>
      </w:r>
      <w:r w:rsidR="00615024" w:rsidRPr="000C568C">
        <w:rPr>
          <w:rFonts w:cs="B Nazanin" w:hint="cs"/>
          <w:b/>
          <w:bCs/>
          <w:sz w:val="20"/>
          <w:szCs w:val="20"/>
          <w:rtl/>
        </w:rPr>
        <w:t>سینماتیک</w:t>
      </w:r>
    </w:p>
    <w:p w:rsidR="00EC6A5D" w:rsidRPr="000C568C" w:rsidRDefault="00EC6A5D" w:rsidP="00EC6A5D">
      <w:pPr>
        <w:bidi/>
        <w:jc w:val="center"/>
        <w:rPr>
          <w:rFonts w:cs="B Nazanin"/>
          <w:b/>
          <w:bCs/>
          <w:sz w:val="20"/>
          <w:szCs w:val="20"/>
          <w:rtl/>
        </w:rPr>
      </w:pPr>
    </w:p>
    <w:p w:rsidR="0045470F" w:rsidRPr="000C568C" w:rsidRDefault="00AB38B0" w:rsidP="00E87EFA">
      <w:pPr>
        <w:bidi/>
        <w:ind w:left="-217"/>
        <w:jc w:val="center"/>
        <w:rPr>
          <w:rFonts w:cs="B Nazanin"/>
          <w:b/>
          <w:bCs/>
          <w:sz w:val="20"/>
          <w:szCs w:val="20"/>
        </w:rPr>
      </w:pPr>
      <w:r w:rsidRPr="00AB38B0">
        <w:rPr>
          <w:rFonts w:cs="B Nazanin" w:hint="cs"/>
          <w:noProof/>
          <w:sz w:val="28"/>
          <w:szCs w:val="28"/>
          <w:rtl/>
          <w:lang w:bidi="ar-SA"/>
        </w:rPr>
        <w:drawing>
          <wp:inline distT="0" distB="0" distL="0" distR="0">
            <wp:extent cx="2801998" cy="1953158"/>
            <wp:effectExtent l="19050" t="0" r="0" b="0"/>
            <wp:docPr id="11" name="Picture 138" descr="ydot-Inner-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ydot-Inner-real"/>
                    <pic:cNvPicPr>
                      <a:picLocks noChangeAspect="1" noChangeArrowheads="1"/>
                    </pic:cNvPicPr>
                  </pic:nvPicPr>
                  <pic:blipFill>
                    <a:blip r:embed="rId25"/>
                    <a:srcRect/>
                    <a:stretch>
                      <a:fillRect/>
                    </a:stretch>
                  </pic:blipFill>
                  <pic:spPr bwMode="auto">
                    <a:xfrm>
                      <a:off x="0" y="0"/>
                      <a:ext cx="2805497" cy="1955597"/>
                    </a:xfrm>
                    <a:prstGeom prst="rect">
                      <a:avLst/>
                    </a:prstGeom>
                    <a:noFill/>
                    <a:ln w="9525">
                      <a:noFill/>
                      <a:miter lim="800000"/>
                      <a:headEnd/>
                      <a:tailEnd/>
                    </a:ln>
                  </pic:spPr>
                </pic:pic>
              </a:graphicData>
            </a:graphic>
          </wp:inline>
        </w:drawing>
      </w:r>
      <w:r w:rsidR="0045470F" w:rsidRPr="000C568C">
        <w:rPr>
          <w:rFonts w:cs="B Nazanin" w:hint="cs"/>
          <w:b/>
          <w:bCs/>
          <w:sz w:val="20"/>
          <w:szCs w:val="20"/>
          <w:rtl/>
        </w:rPr>
        <w:t>شكل</w:t>
      </w:r>
      <w:r w:rsidR="00BF5567" w:rsidRPr="000C568C">
        <w:rPr>
          <w:rFonts w:cs="B Nazanin" w:hint="cs"/>
          <w:b/>
          <w:bCs/>
          <w:sz w:val="20"/>
          <w:szCs w:val="20"/>
          <w:rtl/>
        </w:rPr>
        <w:t xml:space="preserve"> </w:t>
      </w:r>
      <w:r w:rsidR="001741DB" w:rsidRPr="000C568C">
        <w:rPr>
          <w:rFonts w:cs="B Nazanin" w:hint="cs"/>
          <w:b/>
          <w:bCs/>
          <w:sz w:val="20"/>
          <w:szCs w:val="20"/>
          <w:rtl/>
        </w:rPr>
        <w:t>10</w:t>
      </w:r>
      <w:r w:rsidR="00BF5567" w:rsidRPr="000C568C">
        <w:rPr>
          <w:rFonts w:cs="B Nazanin" w:hint="cs"/>
          <w:b/>
          <w:bCs/>
          <w:sz w:val="20"/>
          <w:szCs w:val="20"/>
          <w:rtl/>
        </w:rPr>
        <w:t>-</w:t>
      </w:r>
      <w:r w:rsidR="002E2BDD" w:rsidRPr="000C568C">
        <w:rPr>
          <w:rFonts w:cs="B Nazanin" w:hint="cs"/>
          <w:b/>
          <w:bCs/>
          <w:sz w:val="20"/>
          <w:szCs w:val="20"/>
          <w:rtl/>
        </w:rPr>
        <w:t xml:space="preserve"> </w:t>
      </w:r>
      <w:r w:rsidR="00293375" w:rsidRPr="000C568C">
        <w:rPr>
          <w:rFonts w:cs="B Nazanin" w:hint="cs"/>
          <w:b/>
          <w:bCs/>
          <w:sz w:val="20"/>
          <w:szCs w:val="20"/>
          <w:rtl/>
        </w:rPr>
        <w:t>منحنی‌</w:t>
      </w:r>
      <w:r w:rsidR="0045470F" w:rsidRPr="000C568C">
        <w:rPr>
          <w:rFonts w:cs="B Nazanin" w:hint="cs"/>
          <w:b/>
          <w:bCs/>
          <w:sz w:val="20"/>
          <w:szCs w:val="20"/>
          <w:rtl/>
        </w:rPr>
        <w:t xml:space="preserve"> سرعت اسلايدر </w:t>
      </w:r>
      <w:r w:rsidR="002A0A17" w:rsidRPr="000C568C">
        <w:rPr>
          <w:rFonts w:cs="B Nazanin" w:hint="cs"/>
          <w:b/>
          <w:bCs/>
          <w:sz w:val="20"/>
          <w:szCs w:val="20"/>
          <w:rtl/>
        </w:rPr>
        <w:t xml:space="preserve">مکانیزم </w:t>
      </w:r>
      <w:r w:rsidR="00CE5485">
        <w:rPr>
          <w:rFonts w:cs="B Nazanin" w:hint="cs"/>
          <w:b/>
          <w:bCs/>
          <w:sz w:val="20"/>
          <w:szCs w:val="20"/>
          <w:rtl/>
        </w:rPr>
        <w:t>سنبه</w:t>
      </w:r>
      <w:r w:rsidR="002A0A17" w:rsidRPr="000C568C">
        <w:rPr>
          <w:rFonts w:cs="B Nazanin" w:hint="cs"/>
          <w:b/>
          <w:bCs/>
          <w:sz w:val="20"/>
          <w:szCs w:val="20"/>
          <w:rtl/>
        </w:rPr>
        <w:t>‌زن</w:t>
      </w:r>
    </w:p>
    <w:p w:rsidR="00FD0721" w:rsidRPr="0045470F" w:rsidRDefault="00FD0721" w:rsidP="00615024">
      <w:pPr>
        <w:bidi/>
        <w:rPr>
          <w:rFonts w:cs="B Nazanin"/>
          <w:b/>
          <w:bCs/>
          <w:sz w:val="22"/>
          <w:szCs w:val="22"/>
          <w:rtl/>
        </w:rPr>
      </w:pPr>
    </w:p>
    <w:p w:rsidR="00AE48EA" w:rsidRPr="00516522" w:rsidRDefault="00FC6726" w:rsidP="003F6409">
      <w:pPr>
        <w:bidi/>
        <w:rPr>
          <w:rFonts w:cs="B Nazanin"/>
          <w:b/>
          <w:bCs/>
          <w:rtl/>
        </w:rPr>
      </w:pPr>
      <w:r>
        <w:rPr>
          <w:rFonts w:cs="B Nazanin" w:hint="cs"/>
          <w:b/>
          <w:bCs/>
          <w:rtl/>
        </w:rPr>
        <w:t>3</w:t>
      </w:r>
      <w:r w:rsidR="00516522" w:rsidRPr="00516522">
        <w:rPr>
          <w:rFonts w:cs="B Nazanin" w:hint="cs"/>
          <w:b/>
          <w:bCs/>
          <w:rtl/>
        </w:rPr>
        <w:t>-</w:t>
      </w:r>
      <w:r>
        <w:rPr>
          <w:rFonts w:cs="B Nazanin" w:hint="cs"/>
          <w:b/>
          <w:bCs/>
          <w:rtl/>
        </w:rPr>
        <w:t xml:space="preserve"> </w:t>
      </w:r>
      <w:r w:rsidR="00516522" w:rsidRPr="00516522">
        <w:rPr>
          <w:rFonts w:cs="B Nazanin" w:hint="cs"/>
          <w:b/>
          <w:bCs/>
          <w:rtl/>
        </w:rPr>
        <w:t xml:space="preserve">بررسی </w:t>
      </w:r>
      <w:r w:rsidR="00AE48EA" w:rsidRPr="00516522">
        <w:rPr>
          <w:rFonts w:cs="B Nazanin" w:hint="cs"/>
          <w:b/>
          <w:bCs/>
          <w:rtl/>
        </w:rPr>
        <w:t>دینامیک پرس</w:t>
      </w:r>
    </w:p>
    <w:p w:rsidR="00AE48EA" w:rsidRDefault="00B57A54" w:rsidP="00F470C0">
      <w:pPr>
        <w:bidi/>
        <w:rPr>
          <w:rFonts w:cs="B Nazanin"/>
          <w:sz w:val="22"/>
          <w:szCs w:val="22"/>
          <w:rtl/>
        </w:rPr>
      </w:pPr>
      <w:r>
        <w:rPr>
          <w:rFonts w:cs="B Nazanin" w:hint="cs"/>
          <w:sz w:val="22"/>
          <w:szCs w:val="22"/>
          <w:rtl/>
        </w:rPr>
        <w:t>در تحلیل دینامیک پرس، نیرو</w:t>
      </w:r>
      <w:r w:rsidR="003204D4">
        <w:rPr>
          <w:rFonts w:cs="B Nazanin" w:hint="cs"/>
          <w:sz w:val="22"/>
          <w:szCs w:val="22"/>
          <w:rtl/>
        </w:rPr>
        <w:t>ها</w:t>
      </w:r>
      <w:r>
        <w:rPr>
          <w:rFonts w:cs="B Nazanin" w:hint="cs"/>
          <w:sz w:val="22"/>
          <w:szCs w:val="22"/>
          <w:rtl/>
        </w:rPr>
        <w:t>ی اینرسی نیز نقش دار</w:t>
      </w:r>
      <w:r w:rsidR="003204D4">
        <w:rPr>
          <w:rFonts w:cs="B Nazanin" w:hint="cs"/>
          <w:sz w:val="22"/>
          <w:szCs w:val="22"/>
          <w:rtl/>
        </w:rPr>
        <w:t>ن</w:t>
      </w:r>
      <w:r>
        <w:rPr>
          <w:rFonts w:cs="B Nazanin" w:hint="cs"/>
          <w:sz w:val="22"/>
          <w:szCs w:val="22"/>
          <w:rtl/>
        </w:rPr>
        <w:t>د که با داشتن شتاب مرکز جرم رابط‌ها</w:t>
      </w:r>
      <w:r w:rsidR="003204D4">
        <w:rPr>
          <w:rFonts w:cs="B Nazanin" w:hint="cs"/>
          <w:sz w:val="22"/>
          <w:szCs w:val="22"/>
          <w:rtl/>
        </w:rPr>
        <w:t>، این نیروها</w:t>
      </w:r>
      <w:r>
        <w:rPr>
          <w:rFonts w:cs="B Nazanin" w:hint="cs"/>
          <w:sz w:val="22"/>
          <w:szCs w:val="22"/>
          <w:rtl/>
        </w:rPr>
        <w:t xml:space="preserve"> بدست آمده‌اند. در مرحله‌ی بعد</w:t>
      </w:r>
      <w:r w:rsidR="00AE48EA" w:rsidRPr="00CB0304">
        <w:rPr>
          <w:rFonts w:cs="B Nazanin" w:hint="cs"/>
          <w:sz w:val="22"/>
          <w:szCs w:val="22"/>
          <w:rtl/>
        </w:rPr>
        <w:t xml:space="preserve">، نيروي ايجاد شده در هر اتصال كه اهميت </w:t>
      </w:r>
      <w:r w:rsidR="00D45370">
        <w:rPr>
          <w:rFonts w:cs="B Nazanin" w:hint="cs"/>
          <w:sz w:val="22"/>
          <w:szCs w:val="22"/>
          <w:rtl/>
        </w:rPr>
        <w:t>بالایی</w:t>
      </w:r>
      <w:r w:rsidR="00AE48EA" w:rsidRPr="00CB0304">
        <w:rPr>
          <w:rFonts w:cs="B Nazanin" w:hint="cs"/>
          <w:sz w:val="22"/>
          <w:szCs w:val="22"/>
          <w:rtl/>
        </w:rPr>
        <w:t xml:space="preserve"> در اين </w:t>
      </w:r>
      <w:r w:rsidR="001B0B11">
        <w:rPr>
          <w:rFonts w:cs="B Nazanin" w:hint="cs"/>
          <w:sz w:val="22"/>
          <w:szCs w:val="22"/>
          <w:rtl/>
        </w:rPr>
        <w:t>تحقیق</w:t>
      </w:r>
      <w:r w:rsidR="00E5325B">
        <w:rPr>
          <w:rFonts w:cs="B Nazanin" w:hint="cs"/>
          <w:sz w:val="22"/>
          <w:szCs w:val="22"/>
          <w:rtl/>
        </w:rPr>
        <w:t xml:space="preserve"> </w:t>
      </w:r>
      <w:r w:rsidR="00AE48EA" w:rsidRPr="00CB0304">
        <w:rPr>
          <w:rFonts w:cs="B Nazanin" w:hint="cs"/>
          <w:sz w:val="22"/>
          <w:szCs w:val="22"/>
          <w:rtl/>
        </w:rPr>
        <w:t xml:space="preserve">دارد بدست </w:t>
      </w:r>
      <w:r>
        <w:rPr>
          <w:rFonts w:cs="B Nazanin" w:hint="cs"/>
          <w:sz w:val="22"/>
          <w:szCs w:val="22"/>
          <w:rtl/>
        </w:rPr>
        <w:t>آمده و</w:t>
      </w:r>
      <w:r w:rsidR="00AE48EA" w:rsidRPr="00CB0304">
        <w:rPr>
          <w:rFonts w:cs="B Nazanin" w:hint="cs"/>
          <w:sz w:val="22"/>
          <w:szCs w:val="22"/>
          <w:rtl/>
        </w:rPr>
        <w:t xml:space="preserve"> در نهايت نيز نتايج</w:t>
      </w:r>
      <w:r w:rsidR="0006617D">
        <w:rPr>
          <w:rFonts w:cs="B Nazanin" w:hint="cs"/>
          <w:sz w:val="22"/>
          <w:szCs w:val="22"/>
          <w:rtl/>
        </w:rPr>
        <w:t>،</w:t>
      </w:r>
      <w:r w:rsidR="00AE48EA" w:rsidRPr="00CB0304">
        <w:rPr>
          <w:rFonts w:cs="B Nazanin" w:hint="cs"/>
          <w:sz w:val="22"/>
          <w:szCs w:val="22"/>
          <w:rtl/>
        </w:rPr>
        <w:t xml:space="preserve"> تحلیل و بررسی </w:t>
      </w:r>
      <w:r>
        <w:rPr>
          <w:rFonts w:cs="B Nazanin" w:hint="cs"/>
          <w:sz w:val="22"/>
          <w:szCs w:val="22"/>
          <w:rtl/>
        </w:rPr>
        <w:t>شده‌اند</w:t>
      </w:r>
      <w:r w:rsidR="00AE48EA" w:rsidRPr="00CB0304">
        <w:rPr>
          <w:rFonts w:cs="B Nazanin" w:hint="cs"/>
          <w:sz w:val="22"/>
          <w:szCs w:val="22"/>
          <w:rtl/>
        </w:rPr>
        <w:t>.</w:t>
      </w:r>
    </w:p>
    <w:p w:rsidR="00546353" w:rsidRPr="00A05346" w:rsidRDefault="00546353" w:rsidP="00546353">
      <w:pPr>
        <w:bidi/>
        <w:ind w:firstLine="288"/>
        <w:rPr>
          <w:rFonts w:cs="B Nazanin"/>
          <w:sz w:val="22"/>
          <w:szCs w:val="22"/>
          <w:rtl/>
        </w:rPr>
      </w:pPr>
    </w:p>
    <w:p w:rsidR="001B1C2B" w:rsidRDefault="00546353" w:rsidP="0056109B">
      <w:pPr>
        <w:bidi/>
        <w:rPr>
          <w:ins w:id="2" w:author="a" w:date="2014-09-10T15:16:00Z"/>
          <w:rFonts w:cs="B Nazanin"/>
          <w:b/>
          <w:bCs/>
          <w:sz w:val="22"/>
          <w:szCs w:val="22"/>
          <w:rtl/>
        </w:rPr>
      </w:pPr>
      <w:r>
        <w:rPr>
          <w:rFonts w:cs="B Nazanin" w:hint="cs"/>
          <w:b/>
          <w:bCs/>
          <w:sz w:val="22"/>
          <w:szCs w:val="22"/>
          <w:rtl/>
        </w:rPr>
        <w:t>3</w:t>
      </w:r>
      <w:r w:rsidR="00AE48EA" w:rsidRPr="00516522">
        <w:rPr>
          <w:rFonts w:cs="B Nazanin" w:hint="cs"/>
          <w:b/>
          <w:bCs/>
          <w:sz w:val="22"/>
          <w:szCs w:val="22"/>
          <w:rtl/>
        </w:rPr>
        <w:t>-</w:t>
      </w:r>
      <w:r w:rsidR="0056109B">
        <w:rPr>
          <w:rFonts w:cs="B Nazanin" w:hint="cs"/>
          <w:b/>
          <w:bCs/>
          <w:sz w:val="22"/>
          <w:szCs w:val="22"/>
          <w:rtl/>
        </w:rPr>
        <w:t>1</w:t>
      </w:r>
      <w:r w:rsidR="00AE48EA" w:rsidRPr="00516522">
        <w:rPr>
          <w:rFonts w:cs="B Nazanin" w:hint="cs"/>
          <w:b/>
          <w:bCs/>
          <w:sz w:val="22"/>
          <w:szCs w:val="22"/>
          <w:rtl/>
        </w:rPr>
        <w:t>- فرضيات</w:t>
      </w:r>
    </w:p>
    <w:p w:rsidR="00BF5567" w:rsidRDefault="00E5325B" w:rsidP="009B0B44">
      <w:pPr>
        <w:bidi/>
        <w:rPr>
          <w:rFonts w:cs="B Nazanin"/>
          <w:sz w:val="22"/>
          <w:szCs w:val="22"/>
        </w:rPr>
      </w:pPr>
      <w:r w:rsidRPr="001B1C2B">
        <w:rPr>
          <w:rFonts w:cs="B Nazanin" w:hint="cs"/>
          <w:sz w:val="22"/>
          <w:szCs w:val="22"/>
          <w:rtl/>
        </w:rPr>
        <w:t>در تحلیل دینامیک</w:t>
      </w:r>
      <w:r w:rsidR="001B1C2B">
        <w:rPr>
          <w:rFonts w:cs="B Nazanin" w:hint="cs"/>
          <w:sz w:val="22"/>
          <w:szCs w:val="22"/>
          <w:rtl/>
        </w:rPr>
        <w:t xml:space="preserve"> برای ساده‌سازی</w:t>
      </w:r>
      <w:r w:rsidRPr="001B1C2B">
        <w:rPr>
          <w:rFonts w:cs="B Nazanin" w:hint="cs"/>
          <w:sz w:val="22"/>
          <w:szCs w:val="22"/>
          <w:rtl/>
        </w:rPr>
        <w:t xml:space="preserve"> جرم هر </w:t>
      </w:r>
      <w:r w:rsidR="00DF147B">
        <w:rPr>
          <w:rFonts w:cs="B Nazanin" w:hint="cs"/>
          <w:sz w:val="22"/>
          <w:szCs w:val="22"/>
          <w:rtl/>
        </w:rPr>
        <w:t>رابط‌</w:t>
      </w:r>
      <w:r w:rsidRPr="001B1C2B">
        <w:rPr>
          <w:rFonts w:cs="B Nazanin" w:hint="cs"/>
          <w:sz w:val="22"/>
          <w:szCs w:val="22"/>
          <w:rtl/>
        </w:rPr>
        <w:t xml:space="preserve"> را به صورت یکنواخت </w:t>
      </w:r>
      <w:r w:rsidR="001B1C2B" w:rsidRPr="001B1C2B">
        <w:rPr>
          <w:rFonts w:cs="B Nazanin" w:hint="cs"/>
          <w:sz w:val="22"/>
          <w:szCs w:val="22"/>
          <w:rtl/>
        </w:rPr>
        <w:t>در نظر می‌گیریم</w:t>
      </w:r>
      <w:r w:rsidR="0063112B">
        <w:rPr>
          <w:rFonts w:cs="B Nazanin" w:hint="cs"/>
          <w:sz w:val="22"/>
          <w:szCs w:val="22"/>
          <w:rtl/>
        </w:rPr>
        <w:t>[</w:t>
      </w:r>
      <w:r w:rsidR="004238F4">
        <w:rPr>
          <w:rFonts w:cs="B Nazanin" w:hint="cs"/>
          <w:sz w:val="22"/>
          <w:szCs w:val="22"/>
          <w:rtl/>
        </w:rPr>
        <w:t>19</w:t>
      </w:r>
      <w:r w:rsidR="0063112B">
        <w:rPr>
          <w:rFonts w:cs="B Nazanin" w:hint="cs"/>
          <w:sz w:val="22"/>
          <w:szCs w:val="22"/>
          <w:rtl/>
        </w:rPr>
        <w:t>]</w:t>
      </w:r>
      <w:r w:rsidR="00BE235A">
        <w:rPr>
          <w:rFonts w:cs="B Nazanin" w:hint="cs"/>
          <w:sz w:val="22"/>
          <w:szCs w:val="22"/>
          <w:rtl/>
        </w:rPr>
        <w:t>.</w:t>
      </w:r>
      <w:r w:rsidR="00DF147B">
        <w:rPr>
          <w:rFonts w:cs="B Nazanin" w:hint="cs"/>
          <w:sz w:val="22"/>
          <w:szCs w:val="22"/>
          <w:rtl/>
        </w:rPr>
        <w:t xml:space="preserve"> چون لغزنده‌های مکانیزم </w:t>
      </w:r>
      <w:r w:rsidR="00CE5485">
        <w:rPr>
          <w:rFonts w:cs="B Nazanin" w:hint="cs"/>
          <w:sz w:val="22"/>
          <w:szCs w:val="22"/>
          <w:rtl/>
        </w:rPr>
        <w:t>سنبه</w:t>
      </w:r>
      <w:r w:rsidR="009B0B44">
        <w:rPr>
          <w:rFonts w:cs="B Nazanin" w:hint="cs"/>
          <w:sz w:val="22"/>
          <w:szCs w:val="22"/>
          <w:rtl/>
        </w:rPr>
        <w:t>‌</w:t>
      </w:r>
      <w:r w:rsidR="00DF147B">
        <w:rPr>
          <w:rFonts w:cs="B Nazanin" w:hint="cs"/>
          <w:sz w:val="22"/>
          <w:szCs w:val="22"/>
          <w:rtl/>
        </w:rPr>
        <w:t>زن(رابط‌ 7) و</w:t>
      </w:r>
      <w:r w:rsidR="009B0B44">
        <w:rPr>
          <w:rFonts w:cs="B Nazanin" w:hint="cs"/>
          <w:sz w:val="22"/>
          <w:szCs w:val="22"/>
          <w:rtl/>
        </w:rPr>
        <w:t xml:space="preserve"> لغزنده</w:t>
      </w:r>
      <w:r w:rsidR="00DF147B">
        <w:rPr>
          <w:rFonts w:cs="B Nazanin" w:hint="cs"/>
          <w:sz w:val="22"/>
          <w:szCs w:val="22"/>
          <w:rtl/>
        </w:rPr>
        <w:t xml:space="preserve"> مکانیزم ورقگیر (رابط 12) حرکت چرخشی ندارند</w:t>
      </w:r>
      <w:r w:rsidR="009B0B44">
        <w:rPr>
          <w:rFonts w:cs="B Nazanin" w:hint="cs"/>
          <w:sz w:val="22"/>
          <w:szCs w:val="22"/>
          <w:rtl/>
        </w:rPr>
        <w:t>،</w:t>
      </w:r>
      <w:r w:rsidR="00DF147B">
        <w:rPr>
          <w:rFonts w:cs="B Nazanin" w:hint="cs"/>
          <w:sz w:val="22"/>
          <w:szCs w:val="22"/>
          <w:rtl/>
        </w:rPr>
        <w:t xml:space="preserve"> بنابراین از لختی دورانی</w:t>
      </w:r>
      <w:r w:rsidR="00DF147B">
        <w:rPr>
          <w:rStyle w:val="FootnoteReference"/>
          <w:rFonts w:cs="B Nazanin"/>
          <w:sz w:val="22"/>
          <w:szCs w:val="22"/>
          <w:rtl/>
        </w:rPr>
        <w:footnoteReference w:id="24"/>
      </w:r>
      <w:r w:rsidR="00DF147B">
        <w:rPr>
          <w:rFonts w:cs="B Nazanin"/>
          <w:sz w:val="22"/>
          <w:szCs w:val="22"/>
        </w:rPr>
        <w:t xml:space="preserve"> </w:t>
      </w:r>
      <w:r w:rsidR="00DF147B">
        <w:rPr>
          <w:rFonts w:cs="B Nazanin" w:hint="cs"/>
          <w:sz w:val="22"/>
          <w:szCs w:val="22"/>
          <w:rtl/>
        </w:rPr>
        <w:t>آنها صرف‌نظر می‌شود</w:t>
      </w:r>
      <w:r w:rsidR="005248C7">
        <w:rPr>
          <w:rFonts w:cs="B Nazanin"/>
          <w:sz w:val="22"/>
          <w:szCs w:val="22"/>
          <w:rtl/>
        </w:rPr>
        <w:t>[</w:t>
      </w:r>
      <w:r w:rsidR="004238F4">
        <w:rPr>
          <w:rFonts w:cs="B Nazanin" w:hint="cs"/>
          <w:sz w:val="22"/>
          <w:szCs w:val="22"/>
          <w:rtl/>
        </w:rPr>
        <w:t>19</w:t>
      </w:r>
      <w:r w:rsidR="005248C7">
        <w:rPr>
          <w:rFonts w:cs="B Nazanin"/>
          <w:sz w:val="22"/>
          <w:szCs w:val="22"/>
          <w:rtl/>
        </w:rPr>
        <w:t>]</w:t>
      </w:r>
      <w:r w:rsidR="00DF147B">
        <w:rPr>
          <w:rFonts w:cs="B Nazanin" w:hint="cs"/>
          <w:sz w:val="22"/>
          <w:szCs w:val="22"/>
          <w:rtl/>
        </w:rPr>
        <w:t>.</w:t>
      </w:r>
      <w:r w:rsidR="00615024">
        <w:rPr>
          <w:rFonts w:cs="B Nazanin" w:hint="cs"/>
          <w:sz w:val="22"/>
          <w:szCs w:val="22"/>
          <w:rtl/>
        </w:rPr>
        <w:t xml:space="preserve"> مشخصات دینامیکی تمامی لینک</w:t>
      </w:r>
      <w:r w:rsidR="00615024">
        <w:rPr>
          <w:rFonts w:cs="B Nazanin" w:hint="cs"/>
          <w:sz w:val="22"/>
          <w:szCs w:val="22"/>
          <w:rtl/>
          <w:cs/>
        </w:rPr>
        <w:t>‎‌ها در جدول 1 آمده است.</w:t>
      </w:r>
    </w:p>
    <w:p w:rsidR="00CF5C8A" w:rsidRDefault="00CF5C8A" w:rsidP="00CF5C8A">
      <w:pPr>
        <w:bidi/>
        <w:rPr>
          <w:rFonts w:cs="B Nazanin"/>
          <w:sz w:val="22"/>
          <w:szCs w:val="22"/>
        </w:rPr>
      </w:pPr>
    </w:p>
    <w:p w:rsidR="00173A19" w:rsidRPr="000C568C" w:rsidRDefault="00A648CE" w:rsidP="00E4293F">
      <w:pPr>
        <w:bidi/>
        <w:jc w:val="center"/>
        <w:rPr>
          <w:rFonts w:cs="B Nazanin"/>
          <w:b/>
          <w:bCs/>
          <w:sz w:val="20"/>
          <w:szCs w:val="20"/>
          <w:rtl/>
        </w:rPr>
      </w:pPr>
      <w:r w:rsidRPr="000C568C">
        <w:rPr>
          <w:rFonts w:cs="B Nazanin" w:hint="cs"/>
          <w:b/>
          <w:bCs/>
          <w:sz w:val="20"/>
          <w:szCs w:val="20"/>
          <w:rtl/>
        </w:rPr>
        <w:t>جدول</w:t>
      </w:r>
      <w:r w:rsidR="002E2BDD" w:rsidRPr="000C568C">
        <w:rPr>
          <w:rFonts w:cs="B Nazanin" w:hint="cs"/>
          <w:b/>
          <w:bCs/>
          <w:sz w:val="20"/>
          <w:szCs w:val="20"/>
          <w:rtl/>
        </w:rPr>
        <w:t>1</w:t>
      </w:r>
      <w:r w:rsidR="00BF5567" w:rsidRPr="000C568C">
        <w:rPr>
          <w:rFonts w:cs="B Nazanin" w:hint="cs"/>
          <w:b/>
          <w:bCs/>
          <w:sz w:val="20"/>
          <w:szCs w:val="20"/>
          <w:rtl/>
        </w:rPr>
        <w:t>-</w:t>
      </w:r>
      <w:r w:rsidRPr="000C568C">
        <w:rPr>
          <w:rFonts w:cs="B Nazanin" w:hint="cs"/>
          <w:b/>
          <w:bCs/>
          <w:sz w:val="20"/>
          <w:szCs w:val="20"/>
          <w:rtl/>
        </w:rPr>
        <w:t xml:space="preserve">  مشخصات دینامیکی لینک‌ها</w:t>
      </w:r>
    </w:p>
    <w:tbl>
      <w:tblPr>
        <w:tblStyle w:val="TableGrid"/>
        <w:bidiVisual/>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794"/>
        <w:gridCol w:w="794"/>
        <w:gridCol w:w="794"/>
        <w:gridCol w:w="866"/>
      </w:tblGrid>
      <w:tr w:rsidR="00C72FE4" w:rsidTr="002645F6">
        <w:trPr>
          <w:trHeight w:val="605"/>
          <w:jc w:val="center"/>
        </w:trPr>
        <w:tc>
          <w:tcPr>
            <w:tcW w:w="794" w:type="dxa"/>
            <w:tcBorders>
              <w:top w:val="single" w:sz="4" w:space="0" w:color="auto"/>
              <w:bottom w:val="single" w:sz="4" w:space="0" w:color="auto"/>
              <w:right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رابط‌</w:t>
            </w:r>
          </w:p>
        </w:tc>
        <w:tc>
          <w:tcPr>
            <w:tcW w:w="794" w:type="dxa"/>
            <w:tcBorders>
              <w:top w:val="single" w:sz="4" w:space="0" w:color="auto"/>
              <w:left w:val="nil"/>
              <w:bottom w:val="single" w:sz="4" w:space="0" w:color="auto"/>
              <w:right w:val="nil"/>
            </w:tcBorders>
            <w:vAlign w:val="center"/>
          </w:tcPr>
          <w:p w:rsidR="00C72FE4" w:rsidRPr="00BF5567" w:rsidRDefault="00C72FE4" w:rsidP="00D51576">
            <w:pPr>
              <w:bidi/>
              <w:jc w:val="center"/>
              <w:rPr>
                <w:rFonts w:cs="B Nazanin"/>
                <w:sz w:val="18"/>
                <w:szCs w:val="18"/>
                <w:rtl/>
              </w:rPr>
            </w:pPr>
            <w:r w:rsidRPr="00BF5567">
              <w:rPr>
                <w:rFonts w:cs="B Nazanin" w:hint="cs"/>
                <w:sz w:val="18"/>
                <w:szCs w:val="18"/>
                <w:rtl/>
              </w:rPr>
              <w:t>طول(</w:t>
            </w:r>
            <w:r w:rsidRPr="00BF5567">
              <w:rPr>
                <w:rFonts w:cs="B Nazanin"/>
                <w:sz w:val="18"/>
                <w:szCs w:val="18"/>
              </w:rPr>
              <w:t>m</w:t>
            </w:r>
            <w:r w:rsidRPr="00BF5567">
              <w:rPr>
                <w:rFonts w:cs="B Nazanin" w:hint="cs"/>
                <w:sz w:val="18"/>
                <w:szCs w:val="18"/>
                <w:rtl/>
              </w:rPr>
              <w:t>)</w:t>
            </w:r>
          </w:p>
        </w:tc>
        <w:tc>
          <w:tcPr>
            <w:tcW w:w="794" w:type="dxa"/>
            <w:tcBorders>
              <w:top w:val="single" w:sz="4" w:space="0" w:color="auto"/>
              <w:left w:val="nil"/>
              <w:bottom w:val="single" w:sz="4" w:space="0" w:color="auto"/>
              <w:right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جرم(</w:t>
            </w:r>
            <w:r w:rsidRPr="00BF5567">
              <w:rPr>
                <w:rFonts w:cs="B Nazanin"/>
                <w:sz w:val="18"/>
                <w:szCs w:val="18"/>
              </w:rPr>
              <w:t>kg</w:t>
            </w:r>
            <w:r w:rsidRPr="00BF5567">
              <w:rPr>
                <w:rFonts w:cs="B Nazanin" w:hint="cs"/>
                <w:sz w:val="18"/>
                <w:szCs w:val="18"/>
                <w:rtl/>
              </w:rPr>
              <w:t>)</w:t>
            </w:r>
          </w:p>
        </w:tc>
        <w:tc>
          <w:tcPr>
            <w:tcW w:w="794" w:type="dxa"/>
            <w:tcBorders>
              <w:top w:val="single" w:sz="4" w:space="0" w:color="auto"/>
              <w:left w:val="nil"/>
              <w:bottom w:val="single" w:sz="4" w:space="0" w:color="auto"/>
            </w:tcBorders>
            <w:vAlign w:val="center"/>
          </w:tcPr>
          <w:p w:rsidR="00C72FE4" w:rsidRPr="00BF5567" w:rsidRDefault="00C72FE4" w:rsidP="00C72FE4">
            <w:pPr>
              <w:bidi/>
              <w:jc w:val="center"/>
              <w:rPr>
                <w:rFonts w:cs="B Nazanin"/>
                <w:sz w:val="18"/>
                <w:szCs w:val="18"/>
                <w:rtl/>
              </w:rPr>
            </w:pPr>
            <w:r w:rsidRPr="00BF5567">
              <w:rPr>
                <w:rFonts w:cs="B Nazanin" w:hint="cs"/>
                <w:sz w:val="18"/>
                <w:szCs w:val="18"/>
                <w:rtl/>
              </w:rPr>
              <w:t>لختی دورانی (</w:t>
            </w:r>
            <w:r w:rsidRPr="00BF5567">
              <w:rPr>
                <w:rFonts w:cs="B Nazanin"/>
                <w:sz w:val="18"/>
                <w:szCs w:val="18"/>
              </w:rPr>
              <w:t>Kg.m^2</w:t>
            </w:r>
            <w:r w:rsidRPr="00BF5567">
              <w:rPr>
                <w:rFonts w:cs="B Nazanin" w:hint="cs"/>
                <w:sz w:val="18"/>
                <w:szCs w:val="18"/>
                <w:rtl/>
              </w:rPr>
              <w:t>)</w:t>
            </w:r>
          </w:p>
        </w:tc>
      </w:tr>
      <w:tr w:rsidR="00C72FE4" w:rsidTr="007D2D3C">
        <w:trPr>
          <w:trHeight w:val="330"/>
          <w:jc w:val="center"/>
        </w:trPr>
        <w:tc>
          <w:tcPr>
            <w:tcW w:w="794" w:type="dxa"/>
            <w:tcBorders>
              <w:top w:val="single" w:sz="4" w:space="0" w:color="auto"/>
              <w:bottom w:val="nil"/>
              <w:right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رابط‌‌ اصلی</w:t>
            </w:r>
          </w:p>
        </w:tc>
        <w:tc>
          <w:tcPr>
            <w:tcW w:w="794" w:type="dxa"/>
            <w:tcBorders>
              <w:top w:val="single" w:sz="4" w:space="0" w:color="auto"/>
              <w:left w:val="nil"/>
              <w:bottom w:val="nil"/>
              <w:right w:val="nil"/>
            </w:tcBorders>
            <w:vAlign w:val="center"/>
          </w:tcPr>
          <w:p w:rsidR="00C72FE4" w:rsidRPr="00BF5567" w:rsidRDefault="00C72FE4" w:rsidP="00D51576">
            <w:pPr>
              <w:bidi/>
              <w:jc w:val="center"/>
              <w:rPr>
                <w:rFonts w:cs="B Nazanin"/>
                <w:sz w:val="18"/>
                <w:szCs w:val="18"/>
                <w:rtl/>
              </w:rPr>
            </w:pPr>
            <w:r w:rsidRPr="00BF5567">
              <w:rPr>
                <w:rFonts w:cs="B Nazanin" w:hint="cs"/>
                <w:sz w:val="18"/>
                <w:szCs w:val="18"/>
                <w:rtl/>
              </w:rPr>
              <w:t>49/ 0</w:t>
            </w:r>
          </w:p>
        </w:tc>
        <w:tc>
          <w:tcPr>
            <w:tcW w:w="794" w:type="dxa"/>
            <w:tcBorders>
              <w:top w:val="single" w:sz="4" w:space="0" w:color="auto"/>
              <w:left w:val="nil"/>
              <w:bottom w:val="nil"/>
              <w:right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633</w:t>
            </w:r>
          </w:p>
        </w:tc>
        <w:tc>
          <w:tcPr>
            <w:tcW w:w="794" w:type="dxa"/>
            <w:tcBorders>
              <w:top w:val="single" w:sz="4" w:space="0" w:color="auto"/>
              <w:left w:val="nil"/>
              <w:bottom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13</w:t>
            </w:r>
          </w:p>
        </w:tc>
      </w:tr>
      <w:tr w:rsidR="00C72FE4" w:rsidTr="007D2D3C">
        <w:trPr>
          <w:trHeight w:val="330"/>
          <w:jc w:val="center"/>
        </w:trPr>
        <w:tc>
          <w:tcPr>
            <w:tcW w:w="794" w:type="dxa"/>
            <w:tcBorders>
              <w:top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w:t>
            </w:r>
          </w:p>
        </w:tc>
        <w:tc>
          <w:tcPr>
            <w:tcW w:w="794" w:type="dxa"/>
            <w:tcBorders>
              <w:top w:val="nil"/>
            </w:tcBorders>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96/1</w:t>
            </w:r>
          </w:p>
        </w:tc>
        <w:tc>
          <w:tcPr>
            <w:tcW w:w="794" w:type="dxa"/>
            <w:tcBorders>
              <w:top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2530</w:t>
            </w:r>
          </w:p>
        </w:tc>
        <w:tc>
          <w:tcPr>
            <w:tcW w:w="794" w:type="dxa"/>
            <w:tcBorders>
              <w:top w:val="nil"/>
            </w:tcBorders>
            <w:vAlign w:val="center"/>
          </w:tcPr>
          <w:p w:rsidR="00C72FE4" w:rsidRPr="00BF5567" w:rsidRDefault="00C72FE4" w:rsidP="008B383A">
            <w:pPr>
              <w:bidi/>
              <w:jc w:val="center"/>
              <w:rPr>
                <w:rFonts w:cs="B Nazanin"/>
                <w:sz w:val="18"/>
                <w:szCs w:val="18"/>
                <w:rtl/>
              </w:rPr>
            </w:pPr>
            <w:r w:rsidRPr="00BF5567">
              <w:rPr>
                <w:rFonts w:cs="B Nazanin" w:hint="cs"/>
                <w:sz w:val="18"/>
                <w:szCs w:val="18"/>
                <w:rtl/>
              </w:rPr>
              <w:t>810</w:t>
            </w:r>
          </w:p>
        </w:tc>
      </w:tr>
      <w:tr w:rsidR="00C72FE4" w:rsidTr="007D2D3C">
        <w:trPr>
          <w:trHeight w:val="316"/>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3</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32/1</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1710</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2370</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4</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49/ 0</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630</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13</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5</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72/1</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2220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540</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6</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91/1</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2470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750</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7 لغزنده</w:t>
            </w:r>
          </w:p>
        </w:tc>
        <w:tc>
          <w:tcPr>
            <w:tcW w:w="794" w:type="dxa"/>
            <w:vAlign w:val="center"/>
          </w:tcPr>
          <w:p w:rsidR="00C72FE4" w:rsidRPr="00BF5567" w:rsidRDefault="00A648CE" w:rsidP="00D51576">
            <w:pPr>
              <w:jc w:val="center"/>
              <w:rPr>
                <w:rFonts w:cs="B Nazanin"/>
                <w:color w:val="000000"/>
                <w:sz w:val="18"/>
                <w:szCs w:val="18"/>
              </w:rPr>
            </w:pPr>
            <w:r w:rsidRPr="00BF5567">
              <w:rPr>
                <w:rFonts w:cs="B Nazanin" w:hint="cs"/>
                <w:color w:val="000000"/>
                <w:sz w:val="18"/>
                <w:szCs w:val="18"/>
                <w:rtl/>
              </w:rPr>
              <w:t>-</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2530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8</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52/1</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1960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380</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9</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67/1</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2150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500</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10</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72/1</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2220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540</w:t>
            </w:r>
          </w:p>
        </w:tc>
      </w:tr>
      <w:tr w:rsidR="00C72FE4" w:rsidTr="007D2D3C">
        <w:trPr>
          <w:trHeight w:val="330"/>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11</w:t>
            </w:r>
          </w:p>
        </w:tc>
        <w:tc>
          <w:tcPr>
            <w:tcW w:w="794" w:type="dxa"/>
            <w:vAlign w:val="center"/>
          </w:tcPr>
          <w:p w:rsidR="00C72FE4" w:rsidRPr="00BF5567" w:rsidRDefault="00C72FE4" w:rsidP="00D51576">
            <w:pPr>
              <w:jc w:val="center"/>
              <w:rPr>
                <w:rFonts w:cs="B Nazanin"/>
                <w:color w:val="000000"/>
                <w:sz w:val="18"/>
                <w:szCs w:val="18"/>
              </w:rPr>
            </w:pPr>
            <w:r w:rsidRPr="00BF5567">
              <w:rPr>
                <w:rFonts w:cs="B Nazanin" w:hint="cs"/>
                <w:color w:val="000000"/>
                <w:sz w:val="18"/>
                <w:szCs w:val="18"/>
                <w:rtl/>
              </w:rPr>
              <w:t>2</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2600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870</w:t>
            </w:r>
          </w:p>
        </w:tc>
      </w:tr>
      <w:tr w:rsidR="00C72FE4" w:rsidTr="007D2D3C">
        <w:trPr>
          <w:trHeight w:val="344"/>
          <w:jc w:val="center"/>
        </w:trPr>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 xml:space="preserve">12 لغزنده </w:t>
            </w:r>
          </w:p>
        </w:tc>
        <w:tc>
          <w:tcPr>
            <w:tcW w:w="794" w:type="dxa"/>
            <w:vAlign w:val="center"/>
          </w:tcPr>
          <w:p w:rsidR="00C72FE4" w:rsidRPr="00BF5567" w:rsidRDefault="00A648CE" w:rsidP="00D51576">
            <w:pPr>
              <w:jc w:val="center"/>
              <w:rPr>
                <w:rFonts w:cs="B Nazanin"/>
                <w:color w:val="000000"/>
                <w:sz w:val="18"/>
                <w:szCs w:val="18"/>
              </w:rPr>
            </w:pPr>
            <w:r w:rsidRPr="00BF5567">
              <w:rPr>
                <w:rFonts w:cs="B Nazanin" w:hint="cs"/>
                <w:color w:val="000000"/>
                <w:sz w:val="18"/>
                <w:szCs w:val="18"/>
                <w:rtl/>
              </w:rPr>
              <w:t>-</w:t>
            </w:r>
          </w:p>
        </w:tc>
        <w:tc>
          <w:tcPr>
            <w:tcW w:w="794" w:type="dxa"/>
            <w:vAlign w:val="center"/>
          </w:tcPr>
          <w:p w:rsidR="00C72FE4" w:rsidRPr="00BF5567" w:rsidRDefault="00C72FE4" w:rsidP="008B383A">
            <w:pPr>
              <w:bidi/>
              <w:jc w:val="center"/>
              <w:rPr>
                <w:rFonts w:cs="B Nazanin"/>
                <w:sz w:val="18"/>
                <w:szCs w:val="18"/>
                <w:rtl/>
              </w:rPr>
            </w:pPr>
            <w:r w:rsidRPr="00BF5567">
              <w:rPr>
                <w:rFonts w:cs="B Nazanin" w:hint="cs"/>
                <w:sz w:val="18"/>
                <w:szCs w:val="18"/>
                <w:rtl/>
              </w:rPr>
              <w:t>2530</w:t>
            </w:r>
          </w:p>
        </w:tc>
        <w:tc>
          <w:tcPr>
            <w:tcW w:w="794" w:type="dxa"/>
            <w:vAlign w:val="center"/>
          </w:tcPr>
          <w:p w:rsidR="00C72FE4" w:rsidRPr="00BF5567" w:rsidRDefault="00A648CE" w:rsidP="008B383A">
            <w:pPr>
              <w:bidi/>
              <w:jc w:val="center"/>
              <w:rPr>
                <w:rFonts w:cs="B Nazanin"/>
                <w:sz w:val="18"/>
                <w:szCs w:val="18"/>
                <w:rtl/>
              </w:rPr>
            </w:pPr>
            <w:r w:rsidRPr="00BF5567">
              <w:rPr>
                <w:rFonts w:cs="B Nazanin" w:hint="cs"/>
                <w:sz w:val="18"/>
                <w:szCs w:val="18"/>
                <w:rtl/>
              </w:rPr>
              <w:t>-</w:t>
            </w:r>
          </w:p>
        </w:tc>
      </w:tr>
    </w:tbl>
    <w:p w:rsidR="00546353" w:rsidRPr="00CB0304" w:rsidRDefault="00546353" w:rsidP="00546353">
      <w:pPr>
        <w:bidi/>
        <w:rPr>
          <w:rFonts w:cs="B Nazanin"/>
          <w:b/>
          <w:bCs/>
          <w:sz w:val="22"/>
          <w:szCs w:val="22"/>
          <w:rtl/>
        </w:rPr>
      </w:pPr>
    </w:p>
    <w:p w:rsidR="00AE48EA" w:rsidRPr="00516522" w:rsidRDefault="00546353" w:rsidP="0056109B">
      <w:pPr>
        <w:bidi/>
        <w:rPr>
          <w:rFonts w:cs="B Nazanin"/>
          <w:b/>
          <w:bCs/>
          <w:sz w:val="22"/>
          <w:szCs w:val="22"/>
          <w:rtl/>
        </w:rPr>
      </w:pPr>
      <w:r>
        <w:rPr>
          <w:rFonts w:cs="B Nazanin" w:hint="cs"/>
          <w:b/>
          <w:bCs/>
          <w:sz w:val="22"/>
          <w:szCs w:val="22"/>
          <w:rtl/>
        </w:rPr>
        <w:t>3</w:t>
      </w:r>
      <w:r w:rsidR="00AE48EA" w:rsidRPr="00516522">
        <w:rPr>
          <w:rFonts w:cs="B Nazanin" w:hint="cs"/>
          <w:b/>
          <w:bCs/>
          <w:sz w:val="22"/>
          <w:szCs w:val="22"/>
          <w:rtl/>
        </w:rPr>
        <w:t>-</w:t>
      </w:r>
      <w:r w:rsidR="0056109B">
        <w:rPr>
          <w:rFonts w:cs="B Nazanin" w:hint="cs"/>
          <w:b/>
          <w:bCs/>
          <w:sz w:val="22"/>
          <w:szCs w:val="22"/>
          <w:rtl/>
        </w:rPr>
        <w:t>2</w:t>
      </w:r>
      <w:r w:rsidR="00AE48EA" w:rsidRPr="00516522">
        <w:rPr>
          <w:rFonts w:cs="B Nazanin" w:hint="cs"/>
          <w:b/>
          <w:bCs/>
          <w:sz w:val="22"/>
          <w:szCs w:val="22"/>
          <w:rtl/>
        </w:rPr>
        <w:t>- نيرو</w:t>
      </w:r>
      <w:r w:rsidR="000A5CE2">
        <w:rPr>
          <w:rFonts w:cs="B Nazanin" w:hint="cs"/>
          <w:b/>
          <w:bCs/>
          <w:sz w:val="22"/>
          <w:szCs w:val="22"/>
          <w:rtl/>
        </w:rPr>
        <w:t>ها</w:t>
      </w:r>
      <w:r w:rsidR="00AE48EA" w:rsidRPr="00516522">
        <w:rPr>
          <w:rFonts w:cs="B Nazanin" w:hint="cs"/>
          <w:b/>
          <w:bCs/>
          <w:sz w:val="22"/>
          <w:szCs w:val="22"/>
          <w:rtl/>
        </w:rPr>
        <w:t xml:space="preserve">ي وارد شده </w:t>
      </w:r>
      <w:r w:rsidR="000A5CE2">
        <w:rPr>
          <w:rFonts w:cs="B Nazanin" w:hint="cs"/>
          <w:b/>
          <w:bCs/>
          <w:sz w:val="22"/>
          <w:szCs w:val="22"/>
          <w:rtl/>
        </w:rPr>
        <w:t>به مکانیزم</w:t>
      </w:r>
      <w:r w:rsidR="009B0B44">
        <w:rPr>
          <w:rFonts w:cs="B Nazanin" w:hint="cs"/>
          <w:b/>
          <w:bCs/>
          <w:sz w:val="22"/>
          <w:szCs w:val="22"/>
          <w:rtl/>
        </w:rPr>
        <w:t xml:space="preserve"> پرس</w:t>
      </w:r>
    </w:p>
    <w:p w:rsidR="00615024" w:rsidRDefault="000A5CE2" w:rsidP="00F470C0">
      <w:pPr>
        <w:bidi/>
        <w:jc w:val="lowKashida"/>
        <w:rPr>
          <w:rFonts w:cs="B Nazanin"/>
          <w:sz w:val="22"/>
          <w:szCs w:val="22"/>
          <w:rtl/>
        </w:rPr>
      </w:pPr>
      <w:r w:rsidRPr="00615024">
        <w:rPr>
          <w:rFonts w:cs="B Nazanin" w:hint="cs"/>
          <w:sz w:val="22"/>
          <w:szCs w:val="22"/>
          <w:rtl/>
        </w:rPr>
        <w:lastRenderedPageBreak/>
        <w:t xml:space="preserve">نیروی ایجاد شده در </w:t>
      </w:r>
      <w:r w:rsidR="00F470C0">
        <w:rPr>
          <w:rFonts w:cs="B Nazanin" w:hint="cs"/>
          <w:sz w:val="22"/>
          <w:szCs w:val="22"/>
          <w:rtl/>
        </w:rPr>
        <w:t>حین</w:t>
      </w:r>
      <w:r w:rsidRPr="00615024">
        <w:rPr>
          <w:rFonts w:cs="B Nazanin" w:hint="cs"/>
          <w:sz w:val="22"/>
          <w:szCs w:val="22"/>
          <w:rtl/>
        </w:rPr>
        <w:t xml:space="preserve"> </w:t>
      </w:r>
      <w:r w:rsidR="00F470C0">
        <w:rPr>
          <w:rFonts w:cs="B Nazanin" w:hint="cs"/>
          <w:sz w:val="22"/>
          <w:szCs w:val="22"/>
          <w:rtl/>
        </w:rPr>
        <w:t>فرآیند پرس‌کاری</w:t>
      </w:r>
      <w:r w:rsidRPr="00615024">
        <w:rPr>
          <w:rFonts w:cs="B Nazanin" w:hint="cs"/>
          <w:sz w:val="22"/>
          <w:szCs w:val="22"/>
          <w:rtl/>
        </w:rPr>
        <w:t xml:space="preserve"> ورق</w:t>
      </w:r>
      <w:r w:rsidR="00F470C0">
        <w:rPr>
          <w:rFonts w:cs="B Nazanin" w:hint="cs"/>
          <w:sz w:val="22"/>
          <w:szCs w:val="22"/>
          <w:rtl/>
        </w:rPr>
        <w:t>،</w:t>
      </w:r>
      <w:r w:rsidR="00F470C0" w:rsidRPr="00F470C0">
        <w:rPr>
          <w:rFonts w:cs="B Nazanin" w:hint="cs"/>
          <w:sz w:val="22"/>
          <w:szCs w:val="22"/>
          <w:rtl/>
        </w:rPr>
        <w:t xml:space="preserve"> </w:t>
      </w:r>
      <w:r w:rsidR="00F470C0" w:rsidRPr="00615024">
        <w:rPr>
          <w:rFonts w:cs="B Nazanin" w:hint="cs"/>
          <w:sz w:val="22"/>
          <w:szCs w:val="22"/>
          <w:rtl/>
        </w:rPr>
        <w:t>اصلی‌ترین نیروی وارد شده به مکانیزم</w:t>
      </w:r>
      <w:r w:rsidRPr="00615024">
        <w:rPr>
          <w:rFonts w:cs="B Nazanin" w:hint="cs"/>
          <w:sz w:val="22"/>
          <w:szCs w:val="22"/>
          <w:rtl/>
        </w:rPr>
        <w:t xml:space="preserve"> است</w:t>
      </w:r>
      <w:r w:rsidR="00D45370" w:rsidRPr="00615024">
        <w:rPr>
          <w:rFonts w:cs="B Nazanin" w:hint="cs"/>
          <w:sz w:val="22"/>
          <w:szCs w:val="22"/>
          <w:rtl/>
        </w:rPr>
        <w:t>.</w:t>
      </w:r>
      <w:r w:rsidRPr="00615024">
        <w:rPr>
          <w:rFonts w:cs="B Nazanin" w:hint="cs"/>
          <w:sz w:val="22"/>
          <w:szCs w:val="22"/>
          <w:rtl/>
        </w:rPr>
        <w:t xml:space="preserve"> وقتی ورق در زیر پرس قرار داده می‌شود</w:t>
      </w:r>
      <w:r w:rsidR="009B0B44">
        <w:rPr>
          <w:rFonts w:cs="B Nazanin" w:hint="cs"/>
          <w:sz w:val="22"/>
          <w:szCs w:val="22"/>
          <w:rtl/>
        </w:rPr>
        <w:t>،</w:t>
      </w:r>
      <w:r w:rsidRPr="00615024">
        <w:rPr>
          <w:rFonts w:cs="B Nazanin" w:hint="cs"/>
          <w:sz w:val="22"/>
          <w:szCs w:val="22"/>
          <w:rtl/>
        </w:rPr>
        <w:t xml:space="preserve"> ابتدا مکانیزم ورقگیر آنرا نگه میدارد و پس از آن مکانیزم </w:t>
      </w:r>
      <w:r w:rsidR="00CE5485">
        <w:rPr>
          <w:rFonts w:cs="B Nazanin" w:hint="cs"/>
          <w:sz w:val="22"/>
          <w:szCs w:val="22"/>
          <w:rtl/>
        </w:rPr>
        <w:t>سنبه</w:t>
      </w:r>
      <w:r w:rsidRPr="00615024">
        <w:rPr>
          <w:rFonts w:cs="B Nazanin" w:hint="cs"/>
          <w:sz w:val="22"/>
          <w:szCs w:val="22"/>
          <w:rtl/>
        </w:rPr>
        <w:t xml:space="preserve">‌زن فرآیند شکل‌دهی </w:t>
      </w:r>
      <w:r w:rsidR="00170A1A" w:rsidRPr="00615024">
        <w:rPr>
          <w:rFonts w:cs="B Nazanin" w:hint="cs"/>
          <w:sz w:val="22"/>
          <w:szCs w:val="22"/>
          <w:rtl/>
        </w:rPr>
        <w:t>را انجام می‌دهد. نیروی وارد شده به مکانیزم ورقگیر، همان  نیرویی است که برای نگه داشتن ورق لازم است. این عمل باعث جلوگیری از چروکیده و پاره شدن ورق می‌شود</w:t>
      </w:r>
      <w:r w:rsidR="005248C7">
        <w:rPr>
          <w:rFonts w:cs="B Nazanin"/>
          <w:sz w:val="22"/>
          <w:szCs w:val="22"/>
          <w:rtl/>
        </w:rPr>
        <w:t>[</w:t>
      </w:r>
      <w:r w:rsidR="004238F4">
        <w:rPr>
          <w:rFonts w:cs="B Nazanin" w:hint="cs"/>
          <w:sz w:val="22"/>
          <w:szCs w:val="22"/>
          <w:rtl/>
        </w:rPr>
        <w:t>20</w:t>
      </w:r>
      <w:r w:rsidR="005248C7">
        <w:rPr>
          <w:rFonts w:cs="B Nazanin"/>
          <w:sz w:val="22"/>
          <w:szCs w:val="22"/>
          <w:rtl/>
        </w:rPr>
        <w:t>]</w:t>
      </w:r>
      <w:r w:rsidR="00170A1A" w:rsidRPr="00615024">
        <w:rPr>
          <w:rFonts w:cs="B Nazanin" w:hint="cs"/>
          <w:sz w:val="22"/>
          <w:szCs w:val="22"/>
          <w:rtl/>
        </w:rPr>
        <w:t xml:space="preserve">. نیروی وارد شده به مکانیزم </w:t>
      </w:r>
      <w:r w:rsidR="00CE5485">
        <w:rPr>
          <w:rFonts w:cs="B Nazanin" w:hint="cs"/>
          <w:sz w:val="22"/>
          <w:szCs w:val="22"/>
          <w:rtl/>
        </w:rPr>
        <w:t>سنبه</w:t>
      </w:r>
      <w:r w:rsidR="00170A1A" w:rsidRPr="00615024">
        <w:rPr>
          <w:rFonts w:cs="B Nazanin" w:hint="cs"/>
          <w:sz w:val="22"/>
          <w:szCs w:val="22"/>
          <w:rtl/>
        </w:rPr>
        <w:t>‌زن</w:t>
      </w:r>
      <w:r w:rsidR="009B0B44">
        <w:rPr>
          <w:rFonts w:cs="B Nazanin" w:hint="cs"/>
          <w:sz w:val="22"/>
          <w:szCs w:val="22"/>
          <w:rtl/>
        </w:rPr>
        <w:t xml:space="preserve"> نیز</w:t>
      </w:r>
      <w:r w:rsidR="00170A1A" w:rsidRPr="00615024">
        <w:rPr>
          <w:rFonts w:cs="B Nazanin" w:hint="cs"/>
          <w:sz w:val="22"/>
          <w:szCs w:val="22"/>
          <w:rtl/>
        </w:rPr>
        <w:t xml:space="preserve"> در</w:t>
      </w:r>
      <w:r w:rsidR="009B0B44">
        <w:rPr>
          <w:rFonts w:cs="B Nazanin" w:hint="cs"/>
          <w:sz w:val="22"/>
          <w:szCs w:val="22"/>
          <w:rtl/>
        </w:rPr>
        <w:t xml:space="preserve"> حین</w:t>
      </w:r>
      <w:r w:rsidR="00170A1A" w:rsidRPr="00615024">
        <w:rPr>
          <w:rFonts w:cs="B Nazanin" w:hint="cs"/>
          <w:sz w:val="22"/>
          <w:szCs w:val="22"/>
          <w:rtl/>
        </w:rPr>
        <w:t xml:space="preserve"> فرآیند شکل</w:t>
      </w:r>
      <w:r w:rsidR="00615024">
        <w:rPr>
          <w:rFonts w:cs="B Nazanin" w:hint="cs"/>
          <w:sz w:val="22"/>
          <w:szCs w:val="22"/>
          <w:rtl/>
        </w:rPr>
        <w:t>‌</w:t>
      </w:r>
      <w:r w:rsidR="00170A1A" w:rsidRPr="00615024">
        <w:rPr>
          <w:rFonts w:cs="B Nazanin" w:hint="cs"/>
          <w:sz w:val="22"/>
          <w:szCs w:val="22"/>
          <w:rtl/>
        </w:rPr>
        <w:t>دهی ایجاد می‌شود.  بدست آوردن این دو نیرو در حالت تحلیلی بسیار مشکل است. معمولا دستگاه</w:t>
      </w:r>
      <w:r w:rsidR="00282575" w:rsidRPr="00615024">
        <w:rPr>
          <w:rFonts w:cs="B Nazanin" w:hint="cs"/>
          <w:sz w:val="22"/>
          <w:szCs w:val="22"/>
          <w:rtl/>
        </w:rPr>
        <w:t>‌</w:t>
      </w:r>
      <w:r w:rsidR="00170A1A" w:rsidRPr="00615024">
        <w:rPr>
          <w:rFonts w:cs="B Nazanin" w:hint="cs"/>
          <w:sz w:val="22"/>
          <w:szCs w:val="22"/>
          <w:rtl/>
        </w:rPr>
        <w:t xml:space="preserve">های پرس دارای سنسورهای نیرویی هستند که </w:t>
      </w:r>
      <w:r w:rsidR="00C25EB8" w:rsidRPr="00615024">
        <w:rPr>
          <w:rFonts w:cs="B Nazanin" w:hint="cs"/>
          <w:sz w:val="22"/>
          <w:szCs w:val="22"/>
          <w:rtl/>
        </w:rPr>
        <w:t>این نیروها را اندازه‌گیری می‌کند. این اندازه‌گیری در یکی از پرس‌های موجود</w:t>
      </w:r>
      <w:r w:rsidR="009B0B44">
        <w:rPr>
          <w:rStyle w:val="FootnoteReference"/>
          <w:rFonts w:cs="B Nazanin"/>
          <w:sz w:val="22"/>
          <w:szCs w:val="22"/>
          <w:rtl/>
        </w:rPr>
        <w:footnoteReference w:id="25"/>
      </w:r>
      <w:r w:rsidR="00C25EB8" w:rsidRPr="00615024">
        <w:rPr>
          <w:rFonts w:cs="B Nazanin" w:hint="cs"/>
          <w:sz w:val="22"/>
          <w:szCs w:val="22"/>
          <w:rtl/>
        </w:rPr>
        <w:t xml:space="preserve"> نشان می‌دهد که نیروی وارد شده به مکانیزم ورقگیر در</w:t>
      </w:r>
      <w:r w:rsidR="00C74D27" w:rsidRPr="00615024">
        <w:rPr>
          <w:rFonts w:cs="B Nazanin" w:hint="cs"/>
          <w:sz w:val="22"/>
          <w:szCs w:val="22"/>
          <w:rtl/>
        </w:rPr>
        <w:t xml:space="preserve"> بالاترین</w:t>
      </w:r>
      <w:r w:rsidR="00C25EB8" w:rsidRPr="00615024">
        <w:rPr>
          <w:rFonts w:cs="B Nazanin" w:hint="cs"/>
          <w:sz w:val="22"/>
          <w:szCs w:val="22"/>
          <w:rtl/>
        </w:rPr>
        <w:t xml:space="preserve"> حد </w:t>
      </w:r>
      <w:proofErr w:type="spellStart"/>
      <w:r w:rsidR="00C25EB8" w:rsidRPr="00615024">
        <w:rPr>
          <w:rFonts w:cs="B Nazanin"/>
          <w:sz w:val="22"/>
          <w:szCs w:val="22"/>
        </w:rPr>
        <w:t>kN</w:t>
      </w:r>
      <w:proofErr w:type="spellEnd"/>
      <w:r w:rsidR="00C25EB8" w:rsidRPr="00615024">
        <w:rPr>
          <w:rFonts w:cs="B Nazanin" w:hint="cs"/>
          <w:sz w:val="22"/>
          <w:szCs w:val="22"/>
          <w:rtl/>
        </w:rPr>
        <w:t xml:space="preserve">1350 و نیروی وارد شده به مکانیزم </w:t>
      </w:r>
      <w:r w:rsidR="00CE5485">
        <w:rPr>
          <w:rFonts w:cs="B Nazanin" w:hint="cs"/>
          <w:sz w:val="22"/>
          <w:szCs w:val="22"/>
          <w:rtl/>
        </w:rPr>
        <w:t>سنبه</w:t>
      </w:r>
      <w:r w:rsidR="00C25EB8" w:rsidRPr="00615024">
        <w:rPr>
          <w:rFonts w:cs="B Nazanin" w:hint="cs"/>
          <w:sz w:val="22"/>
          <w:szCs w:val="22"/>
          <w:rtl/>
        </w:rPr>
        <w:t xml:space="preserve"> زن در</w:t>
      </w:r>
      <w:r w:rsidR="00C74D27" w:rsidRPr="00615024">
        <w:rPr>
          <w:rFonts w:cs="B Nazanin" w:hint="cs"/>
          <w:sz w:val="22"/>
          <w:szCs w:val="22"/>
          <w:rtl/>
        </w:rPr>
        <w:t xml:space="preserve"> بالاترین</w:t>
      </w:r>
      <w:r w:rsidR="00C25EB8" w:rsidRPr="00615024">
        <w:rPr>
          <w:rFonts w:cs="B Nazanin" w:hint="cs"/>
          <w:sz w:val="22"/>
          <w:szCs w:val="22"/>
          <w:rtl/>
        </w:rPr>
        <w:t xml:space="preserve"> حد</w:t>
      </w:r>
      <w:r w:rsidR="00F95B76" w:rsidRPr="00615024">
        <w:rPr>
          <w:rFonts w:cs="B Nazanin" w:hint="cs"/>
          <w:sz w:val="22"/>
          <w:szCs w:val="22"/>
          <w:rtl/>
        </w:rPr>
        <w:t xml:space="preserve"> به</w:t>
      </w:r>
      <w:r w:rsidR="00C25EB8" w:rsidRPr="00615024">
        <w:rPr>
          <w:rFonts w:cs="B Nazanin" w:hint="cs"/>
          <w:sz w:val="22"/>
          <w:szCs w:val="22"/>
          <w:rtl/>
        </w:rPr>
        <w:t xml:space="preserve"> </w:t>
      </w:r>
      <w:proofErr w:type="spellStart"/>
      <w:r w:rsidR="00C25EB8" w:rsidRPr="00615024">
        <w:rPr>
          <w:rFonts w:cs="B Nazanin"/>
          <w:sz w:val="22"/>
          <w:szCs w:val="22"/>
        </w:rPr>
        <w:t>kN</w:t>
      </w:r>
      <w:proofErr w:type="spellEnd"/>
      <w:r w:rsidR="00C25EB8" w:rsidRPr="00615024">
        <w:rPr>
          <w:rFonts w:cs="B Nazanin"/>
          <w:sz w:val="22"/>
          <w:szCs w:val="22"/>
        </w:rPr>
        <w:t xml:space="preserve"> </w:t>
      </w:r>
      <w:r w:rsidR="00C25EB8" w:rsidRPr="00615024">
        <w:rPr>
          <w:rFonts w:cs="B Nazanin" w:hint="cs"/>
          <w:sz w:val="22"/>
          <w:szCs w:val="22"/>
          <w:rtl/>
        </w:rPr>
        <w:t xml:space="preserve">4650 </w:t>
      </w:r>
      <w:r w:rsidR="00F95B76" w:rsidRPr="00615024">
        <w:rPr>
          <w:rFonts w:cs="B Nazanin" w:hint="cs"/>
          <w:sz w:val="22"/>
          <w:szCs w:val="22"/>
          <w:rtl/>
        </w:rPr>
        <w:t>می‌رسد</w:t>
      </w:r>
      <w:r w:rsidR="00C25EB8" w:rsidRPr="00615024">
        <w:rPr>
          <w:rFonts w:cs="B Nazanin" w:hint="cs"/>
          <w:sz w:val="22"/>
          <w:szCs w:val="22"/>
          <w:rtl/>
        </w:rPr>
        <w:t>.</w:t>
      </w:r>
      <w:r w:rsidR="00931CC1">
        <w:rPr>
          <w:rFonts w:cs="B Nazanin" w:hint="cs"/>
          <w:sz w:val="22"/>
          <w:szCs w:val="22"/>
          <w:rtl/>
        </w:rPr>
        <w:t xml:space="preserve"> منحنی این نیروها در شکل11 نشان داده شده است.</w:t>
      </w:r>
    </w:p>
    <w:p w:rsidR="00615024" w:rsidRDefault="00615024" w:rsidP="00615024">
      <w:pPr>
        <w:bidi/>
        <w:jc w:val="lowKashida"/>
        <w:rPr>
          <w:rFonts w:cs="B Nazanin"/>
          <w:sz w:val="22"/>
          <w:szCs w:val="22"/>
          <w:rtl/>
        </w:rPr>
      </w:pPr>
    </w:p>
    <w:p w:rsidR="00C25EB8" w:rsidRPr="00FB0A57" w:rsidRDefault="00B76FC2" w:rsidP="00AB38B0">
      <w:pPr>
        <w:bidi/>
        <w:jc w:val="center"/>
        <w:rPr>
          <w:rFonts w:cs="B Nazanin"/>
          <w:b/>
          <w:bCs/>
          <w:sz w:val="22"/>
          <w:szCs w:val="22"/>
          <w:rtl/>
        </w:rPr>
      </w:pPr>
      <w:r w:rsidRPr="00FB0A57">
        <w:rPr>
          <w:rFonts w:cs="B Nazanin" w:hint="cs"/>
          <w:b/>
          <w:bCs/>
          <w:noProof/>
          <w:sz w:val="20"/>
          <w:szCs w:val="20"/>
          <w:lang w:bidi="ar-SA"/>
        </w:rPr>
        <w:drawing>
          <wp:inline distT="0" distB="0" distL="0" distR="0">
            <wp:extent cx="2463309" cy="1460500"/>
            <wp:effectExtent l="19050" t="0" r="0" b="0"/>
            <wp:docPr id="10" name="Picture 16" descr="C:\Users\a\Desktop\S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esktop\Slider.jpg"/>
                    <pic:cNvPicPr>
                      <a:picLocks noChangeAspect="1" noChangeArrowheads="1"/>
                    </pic:cNvPicPr>
                  </pic:nvPicPr>
                  <pic:blipFill>
                    <a:blip r:embed="rId26" cstate="print"/>
                    <a:srcRect/>
                    <a:stretch>
                      <a:fillRect/>
                    </a:stretch>
                  </pic:blipFill>
                  <pic:spPr bwMode="auto">
                    <a:xfrm>
                      <a:off x="0" y="0"/>
                      <a:ext cx="2464697" cy="1461323"/>
                    </a:xfrm>
                    <a:prstGeom prst="rect">
                      <a:avLst/>
                    </a:prstGeom>
                    <a:noFill/>
                    <a:ln w="9525">
                      <a:noFill/>
                      <a:miter lim="800000"/>
                      <a:headEnd/>
                      <a:tailEnd/>
                    </a:ln>
                  </pic:spPr>
                </pic:pic>
              </a:graphicData>
            </a:graphic>
          </wp:inline>
        </w:drawing>
      </w:r>
      <w:r w:rsidR="002E2BDD" w:rsidRPr="00FB0A57">
        <w:rPr>
          <w:rFonts w:cs="B Nazanin" w:hint="cs"/>
          <w:b/>
          <w:bCs/>
          <w:sz w:val="20"/>
          <w:szCs w:val="20"/>
          <w:rtl/>
        </w:rPr>
        <w:t>شکل</w:t>
      </w:r>
      <w:r w:rsidR="00BF5567" w:rsidRPr="00FB0A57">
        <w:rPr>
          <w:rFonts w:cs="B Nazanin" w:hint="cs"/>
          <w:b/>
          <w:bCs/>
          <w:sz w:val="20"/>
          <w:szCs w:val="20"/>
          <w:rtl/>
        </w:rPr>
        <w:t xml:space="preserve"> </w:t>
      </w:r>
      <w:r w:rsidR="002E2BDD" w:rsidRPr="00FB0A57">
        <w:rPr>
          <w:rFonts w:cs="B Nazanin" w:hint="cs"/>
          <w:b/>
          <w:bCs/>
          <w:sz w:val="20"/>
          <w:szCs w:val="20"/>
          <w:rtl/>
        </w:rPr>
        <w:t>1</w:t>
      </w:r>
      <w:r w:rsidR="001741DB" w:rsidRPr="00FB0A57">
        <w:rPr>
          <w:rFonts w:cs="B Nazanin" w:hint="cs"/>
          <w:b/>
          <w:bCs/>
          <w:sz w:val="20"/>
          <w:szCs w:val="20"/>
          <w:rtl/>
        </w:rPr>
        <w:t>1</w:t>
      </w:r>
      <w:r w:rsidR="00BF5567" w:rsidRPr="00FB0A57">
        <w:rPr>
          <w:rFonts w:cs="B Nazanin" w:hint="cs"/>
          <w:b/>
          <w:bCs/>
          <w:sz w:val="20"/>
          <w:szCs w:val="20"/>
          <w:rtl/>
        </w:rPr>
        <w:t>-</w:t>
      </w:r>
      <w:r w:rsidR="002E2BDD" w:rsidRPr="00FB0A57">
        <w:rPr>
          <w:rFonts w:cs="B Nazanin" w:hint="cs"/>
          <w:b/>
          <w:bCs/>
          <w:sz w:val="20"/>
          <w:szCs w:val="20"/>
          <w:rtl/>
        </w:rPr>
        <w:t xml:space="preserve"> </w:t>
      </w:r>
      <w:r w:rsidR="00BF5567" w:rsidRPr="00FB0A57">
        <w:rPr>
          <w:rFonts w:cs="B Nazanin" w:hint="cs"/>
          <w:b/>
          <w:bCs/>
          <w:sz w:val="20"/>
          <w:szCs w:val="20"/>
          <w:rtl/>
        </w:rPr>
        <w:t xml:space="preserve"> </w:t>
      </w:r>
      <w:r w:rsidR="002E2BDD" w:rsidRPr="00FB0A57">
        <w:rPr>
          <w:rFonts w:cs="B Nazanin" w:hint="cs"/>
          <w:b/>
          <w:bCs/>
          <w:sz w:val="20"/>
          <w:szCs w:val="20"/>
          <w:rtl/>
        </w:rPr>
        <w:t xml:space="preserve">منحنی نیروی وارد بر مکانیزم </w:t>
      </w:r>
      <w:r w:rsidR="00CE5485">
        <w:rPr>
          <w:rFonts w:cs="B Nazanin" w:hint="cs"/>
          <w:b/>
          <w:bCs/>
          <w:sz w:val="20"/>
          <w:szCs w:val="20"/>
          <w:rtl/>
        </w:rPr>
        <w:t>سنبه</w:t>
      </w:r>
      <w:r w:rsidR="002E2BDD" w:rsidRPr="00FB0A57">
        <w:rPr>
          <w:rFonts w:cs="B Nazanin" w:hint="cs"/>
          <w:b/>
          <w:bCs/>
          <w:sz w:val="20"/>
          <w:szCs w:val="20"/>
          <w:rtl/>
        </w:rPr>
        <w:t xml:space="preserve">‌زن (منحنی </w:t>
      </w:r>
      <w:r w:rsidRPr="00FB0A57">
        <w:rPr>
          <w:rFonts w:cs="B Nazanin" w:hint="cs"/>
          <w:b/>
          <w:bCs/>
          <w:sz w:val="20"/>
          <w:szCs w:val="20"/>
          <w:rtl/>
        </w:rPr>
        <w:t>قرمز</w:t>
      </w:r>
      <w:r w:rsidR="002E2BDD" w:rsidRPr="00FB0A57">
        <w:rPr>
          <w:rFonts w:cs="B Nazanin" w:hint="cs"/>
          <w:b/>
          <w:bCs/>
          <w:sz w:val="20"/>
          <w:szCs w:val="20"/>
          <w:rtl/>
        </w:rPr>
        <w:t xml:space="preserve">) و نیروی وارد بر مکانیزم ورقگیر(منحنی </w:t>
      </w:r>
      <w:r w:rsidRPr="00FB0A57">
        <w:rPr>
          <w:rFonts w:cs="B Nazanin" w:hint="cs"/>
          <w:b/>
          <w:bCs/>
          <w:sz w:val="20"/>
          <w:szCs w:val="20"/>
          <w:rtl/>
        </w:rPr>
        <w:t>آبی</w:t>
      </w:r>
      <w:r w:rsidR="002E2BDD" w:rsidRPr="00FB0A57">
        <w:rPr>
          <w:rFonts w:cs="B Nazanin" w:hint="cs"/>
          <w:b/>
          <w:bCs/>
          <w:sz w:val="20"/>
          <w:szCs w:val="20"/>
          <w:rtl/>
        </w:rPr>
        <w:t>)</w:t>
      </w:r>
    </w:p>
    <w:p w:rsidR="002E2BDD" w:rsidRDefault="002E2BDD" w:rsidP="002E2BDD">
      <w:pPr>
        <w:bidi/>
        <w:rPr>
          <w:rFonts w:cs="B Nazanin"/>
          <w:sz w:val="22"/>
          <w:szCs w:val="22"/>
          <w:rtl/>
        </w:rPr>
      </w:pPr>
    </w:p>
    <w:p w:rsidR="00C74D27" w:rsidRDefault="00BD5E70" w:rsidP="00BD5E70">
      <w:pPr>
        <w:bidi/>
        <w:ind w:firstLine="289"/>
        <w:rPr>
          <w:rFonts w:cs="B Nazanin"/>
          <w:sz w:val="22"/>
          <w:szCs w:val="22"/>
          <w:rtl/>
        </w:rPr>
      </w:pPr>
      <w:r>
        <w:rPr>
          <w:rFonts w:cs="B Nazanin" w:hint="cs"/>
          <w:sz w:val="22"/>
          <w:szCs w:val="22"/>
          <w:rtl/>
        </w:rPr>
        <w:t>همانطور که ذکر شد در برخی از موارد</w:t>
      </w:r>
      <w:r w:rsidR="00593EAD">
        <w:rPr>
          <w:rFonts w:cs="B Nazanin" w:hint="cs"/>
          <w:sz w:val="22"/>
          <w:szCs w:val="22"/>
          <w:rtl/>
        </w:rPr>
        <w:t>،</w:t>
      </w:r>
      <w:r>
        <w:rPr>
          <w:rFonts w:cs="B Nazanin" w:hint="cs"/>
          <w:sz w:val="22"/>
          <w:szCs w:val="22"/>
          <w:rtl/>
        </w:rPr>
        <w:t xml:space="preserve"> در پرس دو</w:t>
      </w:r>
      <w:r w:rsidR="007811F1">
        <w:rPr>
          <w:rFonts w:cs="B Nazanin" w:hint="cs"/>
          <w:sz w:val="22"/>
          <w:szCs w:val="22"/>
          <w:rtl/>
        </w:rPr>
        <w:t>عمله</w:t>
      </w:r>
      <w:r>
        <w:rPr>
          <w:rFonts w:cs="B Nazanin" w:hint="cs"/>
          <w:sz w:val="22"/>
          <w:szCs w:val="22"/>
          <w:rtl/>
        </w:rPr>
        <w:t>، از قالب کوچکتری نسبت به حالت استاندارد پرس استفاده می‌شود</w:t>
      </w:r>
      <w:r w:rsidR="004A71DE" w:rsidRPr="002B6858">
        <w:rPr>
          <w:rFonts w:cs="B Nazanin" w:hint="cs"/>
          <w:sz w:val="22"/>
          <w:szCs w:val="22"/>
          <w:rtl/>
        </w:rPr>
        <w:t>.</w:t>
      </w:r>
      <w:r w:rsidR="004A71DE">
        <w:rPr>
          <w:rFonts w:cs="B Nazanin" w:hint="cs"/>
          <w:sz w:val="22"/>
          <w:szCs w:val="22"/>
          <w:rtl/>
        </w:rPr>
        <w:t xml:space="preserve"> در این حالت مکانیزم ورقگیر</w:t>
      </w:r>
      <w:r>
        <w:rPr>
          <w:rFonts w:cs="B Nazanin" w:hint="cs"/>
          <w:sz w:val="22"/>
          <w:szCs w:val="22"/>
          <w:rtl/>
        </w:rPr>
        <w:t xml:space="preserve"> نمی‌تواند عمل نگه‌داشتن ورق را</w:t>
      </w:r>
      <w:r w:rsidR="004A71DE">
        <w:rPr>
          <w:rFonts w:cs="B Nazanin" w:hint="cs"/>
          <w:sz w:val="22"/>
          <w:szCs w:val="22"/>
          <w:rtl/>
        </w:rPr>
        <w:t xml:space="preserve"> انجام دهد و عملا در فرآیند شکل‌دهی نقشی ندارد و به آن نیرویی وارد نمی‌شود. در این حالت این احتمال وجود دارد که ورق در حین فرآیند شکل‌دهی چروکیده شود. برای </w:t>
      </w:r>
      <w:r w:rsidR="00EF4D2A">
        <w:rPr>
          <w:rFonts w:cs="B Nazanin" w:hint="cs"/>
          <w:sz w:val="22"/>
          <w:szCs w:val="22"/>
          <w:rtl/>
        </w:rPr>
        <w:t xml:space="preserve">حل </w:t>
      </w:r>
      <w:r w:rsidR="004A71DE">
        <w:rPr>
          <w:rFonts w:cs="B Nazanin" w:hint="cs"/>
          <w:sz w:val="22"/>
          <w:szCs w:val="22"/>
          <w:rtl/>
        </w:rPr>
        <w:t>این مشکل</w:t>
      </w:r>
      <w:r w:rsidR="00EF4D2A">
        <w:rPr>
          <w:rFonts w:cs="B Nazanin" w:hint="cs"/>
          <w:sz w:val="22"/>
          <w:szCs w:val="22"/>
          <w:rtl/>
        </w:rPr>
        <w:t>،</w:t>
      </w:r>
      <w:r w:rsidR="004A71DE">
        <w:rPr>
          <w:rFonts w:cs="B Nazanin" w:hint="cs"/>
          <w:sz w:val="22"/>
          <w:szCs w:val="22"/>
          <w:rtl/>
        </w:rPr>
        <w:t xml:space="preserve"> از یک بالشتک </w:t>
      </w:r>
      <w:r w:rsidR="00C74D27">
        <w:rPr>
          <w:rFonts w:cs="B Nazanin" w:hint="cs"/>
          <w:sz w:val="22"/>
          <w:szCs w:val="22"/>
          <w:rtl/>
        </w:rPr>
        <w:t>هو</w:t>
      </w:r>
      <w:r w:rsidR="005248C7">
        <w:rPr>
          <w:rFonts w:cs="B Nazanin" w:hint="cs"/>
          <w:sz w:val="22"/>
          <w:szCs w:val="22"/>
          <w:rtl/>
        </w:rPr>
        <w:t>ا</w:t>
      </w:r>
      <w:r w:rsidR="004A71DE">
        <w:rPr>
          <w:rFonts w:cs="B Nazanin" w:hint="cs"/>
          <w:sz w:val="22"/>
          <w:szCs w:val="22"/>
          <w:rtl/>
        </w:rPr>
        <w:t xml:space="preserve"> در زیر قالب استفاده می‌شود.</w:t>
      </w:r>
      <w:r w:rsidR="00615024">
        <w:rPr>
          <w:rFonts w:cs="B Nazanin" w:hint="cs"/>
          <w:sz w:val="22"/>
          <w:szCs w:val="22"/>
          <w:rtl/>
        </w:rPr>
        <w:t xml:space="preserve"> </w:t>
      </w:r>
      <w:r w:rsidR="004A71DE">
        <w:rPr>
          <w:rFonts w:cs="B Nazanin" w:hint="cs"/>
          <w:sz w:val="22"/>
          <w:szCs w:val="22"/>
          <w:rtl/>
        </w:rPr>
        <w:t>با وجود این بالشتک</w:t>
      </w:r>
      <w:r w:rsidR="00EF4D2A">
        <w:rPr>
          <w:rFonts w:cs="B Nazanin" w:hint="cs"/>
          <w:sz w:val="22"/>
          <w:szCs w:val="22"/>
          <w:rtl/>
        </w:rPr>
        <w:t>،</w:t>
      </w:r>
      <w:r w:rsidR="004A71DE">
        <w:rPr>
          <w:rFonts w:cs="B Nazanin" w:hint="cs"/>
          <w:sz w:val="22"/>
          <w:szCs w:val="22"/>
          <w:rtl/>
        </w:rPr>
        <w:t xml:space="preserve"> قالب حدود </w:t>
      </w:r>
      <w:r w:rsidR="004A71DE">
        <w:rPr>
          <w:rFonts w:cs="B Nazanin" w:hint="cs"/>
          <w:sz w:val="22"/>
          <w:szCs w:val="22"/>
          <w:rtl/>
        </w:rPr>
        <w:lastRenderedPageBreak/>
        <w:t xml:space="preserve">15 سانتی‌متر بالاتر از نقطه مرگ </w:t>
      </w:r>
      <w:r w:rsidR="00CE5485">
        <w:rPr>
          <w:rFonts w:cs="B Nazanin" w:hint="cs"/>
          <w:sz w:val="22"/>
          <w:szCs w:val="22"/>
          <w:rtl/>
        </w:rPr>
        <w:t>سنبه</w:t>
      </w:r>
      <w:r w:rsidR="004A71DE">
        <w:rPr>
          <w:rFonts w:cs="B Nazanin" w:hint="cs"/>
          <w:sz w:val="22"/>
          <w:szCs w:val="22"/>
          <w:rtl/>
        </w:rPr>
        <w:t xml:space="preserve"> (انتهای کورس سنمبه)</w:t>
      </w:r>
      <w:r w:rsidR="00170A1A">
        <w:rPr>
          <w:rFonts w:cs="B Nazanin" w:hint="cs"/>
          <w:sz w:val="22"/>
          <w:szCs w:val="22"/>
          <w:rtl/>
        </w:rPr>
        <w:t xml:space="preserve"> </w:t>
      </w:r>
      <w:r w:rsidR="00C74D27">
        <w:rPr>
          <w:rFonts w:cs="B Nazanin" w:hint="cs"/>
          <w:sz w:val="22"/>
          <w:szCs w:val="22"/>
          <w:rtl/>
        </w:rPr>
        <w:t>قرار می</w:t>
      </w:r>
      <w:r w:rsidR="00593EAD">
        <w:rPr>
          <w:rFonts w:cs="B Nazanin" w:hint="cs"/>
          <w:sz w:val="22"/>
          <w:szCs w:val="22"/>
          <w:rtl/>
        </w:rPr>
        <w:t>‌</w:t>
      </w:r>
      <w:r w:rsidR="00C74D27">
        <w:rPr>
          <w:rFonts w:cs="B Nazanin" w:hint="cs"/>
          <w:sz w:val="22"/>
          <w:szCs w:val="22"/>
          <w:rtl/>
        </w:rPr>
        <w:t>گیرد.</w:t>
      </w:r>
    </w:p>
    <w:p w:rsidR="002E6F29" w:rsidRDefault="00C74D27" w:rsidP="00593EAD">
      <w:pPr>
        <w:bidi/>
        <w:ind w:firstLine="289"/>
        <w:rPr>
          <w:rFonts w:cs="B Nazanin"/>
          <w:sz w:val="22"/>
          <w:szCs w:val="22"/>
          <w:rtl/>
        </w:rPr>
      </w:pPr>
      <w:r>
        <w:rPr>
          <w:rFonts w:cs="B Nazanin" w:hint="cs"/>
          <w:sz w:val="22"/>
          <w:szCs w:val="22"/>
          <w:rtl/>
        </w:rPr>
        <w:t xml:space="preserve">فرآیند به این صورت است که ورق روی قالب قرار میگیرد و </w:t>
      </w:r>
      <w:r w:rsidR="00CE5485">
        <w:rPr>
          <w:rFonts w:cs="B Nazanin" w:hint="cs"/>
          <w:sz w:val="22"/>
          <w:szCs w:val="22"/>
          <w:rtl/>
        </w:rPr>
        <w:t>سنبه</w:t>
      </w:r>
      <w:r>
        <w:rPr>
          <w:rFonts w:cs="B Nazanin" w:hint="cs"/>
          <w:sz w:val="22"/>
          <w:szCs w:val="22"/>
          <w:rtl/>
        </w:rPr>
        <w:t xml:space="preserve"> به 15 سانتی‌متری انتهای کورس خود</w:t>
      </w:r>
      <w:r w:rsidR="000A5CE2">
        <w:rPr>
          <w:rFonts w:cs="B Nazanin" w:hint="cs"/>
          <w:sz w:val="22"/>
          <w:szCs w:val="22"/>
          <w:rtl/>
        </w:rPr>
        <w:t xml:space="preserve"> </w:t>
      </w:r>
      <w:r>
        <w:rPr>
          <w:rFonts w:cs="B Nazanin" w:hint="cs"/>
          <w:sz w:val="22"/>
          <w:szCs w:val="22"/>
          <w:rtl/>
        </w:rPr>
        <w:t xml:space="preserve">می‌رسد فرآیند شکل‌دهی شروع می‌شود و پس از آن قالب و بالشتک توسط </w:t>
      </w:r>
      <w:r w:rsidR="00CE5485">
        <w:rPr>
          <w:rFonts w:cs="B Nazanin" w:hint="cs"/>
          <w:sz w:val="22"/>
          <w:szCs w:val="22"/>
          <w:rtl/>
        </w:rPr>
        <w:t>سنبه</w:t>
      </w:r>
      <w:r>
        <w:rPr>
          <w:rFonts w:cs="B Nazanin" w:hint="cs"/>
          <w:sz w:val="22"/>
          <w:szCs w:val="22"/>
          <w:rtl/>
        </w:rPr>
        <w:t xml:space="preserve"> پایین می‌آیند. </w:t>
      </w:r>
      <w:r w:rsidR="0041536A">
        <w:rPr>
          <w:rFonts w:cs="B Nazanin" w:hint="cs"/>
          <w:sz w:val="22"/>
          <w:szCs w:val="22"/>
          <w:rtl/>
        </w:rPr>
        <w:t>اصلی‌ترین تفاوتی که با حالت قبل داریم</w:t>
      </w:r>
      <w:r w:rsidR="00593EAD">
        <w:rPr>
          <w:rFonts w:cs="B Nazanin" w:hint="cs"/>
          <w:sz w:val="22"/>
          <w:szCs w:val="22"/>
          <w:rtl/>
        </w:rPr>
        <w:t>،</w:t>
      </w:r>
      <w:r w:rsidR="0041536A">
        <w:rPr>
          <w:rFonts w:cs="B Nazanin" w:hint="cs"/>
          <w:sz w:val="22"/>
          <w:szCs w:val="22"/>
          <w:rtl/>
        </w:rPr>
        <w:t xml:space="preserve"> اضافه شدن نیروی بالشتک هوا به مکانیزم </w:t>
      </w:r>
      <w:r w:rsidR="00CE5485">
        <w:rPr>
          <w:rFonts w:cs="B Nazanin" w:hint="cs"/>
          <w:sz w:val="22"/>
          <w:szCs w:val="22"/>
          <w:rtl/>
        </w:rPr>
        <w:t>سنبه</w:t>
      </w:r>
      <w:r w:rsidR="0041536A">
        <w:rPr>
          <w:rFonts w:cs="B Nazanin" w:hint="cs"/>
          <w:sz w:val="22"/>
          <w:szCs w:val="22"/>
          <w:rtl/>
        </w:rPr>
        <w:t xml:space="preserve">‌زن است. نیروی بالشتک با جابه‌جایی متناسب است و از صفر در ابتدای حرکت تا </w:t>
      </w:r>
      <w:proofErr w:type="spellStart"/>
      <w:r w:rsidR="0041536A">
        <w:rPr>
          <w:rFonts w:cs="B Nazanin"/>
          <w:sz w:val="22"/>
          <w:szCs w:val="22"/>
        </w:rPr>
        <w:t>kN</w:t>
      </w:r>
      <w:proofErr w:type="spellEnd"/>
      <w:r w:rsidR="0041536A">
        <w:rPr>
          <w:rFonts w:cs="B Nazanin" w:hint="cs"/>
          <w:sz w:val="22"/>
          <w:szCs w:val="22"/>
          <w:rtl/>
        </w:rPr>
        <w:t xml:space="preserve">3500 </w:t>
      </w:r>
      <w:r>
        <w:rPr>
          <w:rFonts w:cs="B Nazanin" w:hint="cs"/>
          <w:sz w:val="22"/>
          <w:szCs w:val="22"/>
          <w:rtl/>
        </w:rPr>
        <w:t xml:space="preserve"> </w:t>
      </w:r>
      <w:r w:rsidR="0041536A">
        <w:rPr>
          <w:rFonts w:cs="B Nazanin" w:hint="cs"/>
          <w:sz w:val="22"/>
          <w:szCs w:val="22"/>
          <w:rtl/>
        </w:rPr>
        <w:t>تغییر می‌کند. در واقع این نیروی اضافه بالشتک هواست که تحلیل در حالت اخیر را لازم می‌کند.</w:t>
      </w:r>
      <w:r w:rsidR="002E6F29">
        <w:rPr>
          <w:rFonts w:cs="B Nazanin" w:hint="cs"/>
          <w:sz w:val="22"/>
          <w:szCs w:val="22"/>
          <w:rtl/>
        </w:rPr>
        <w:t xml:space="preserve"> این نیرو در شکل1</w:t>
      </w:r>
      <w:r w:rsidR="00931CC1">
        <w:rPr>
          <w:rFonts w:cs="B Nazanin" w:hint="cs"/>
          <w:sz w:val="22"/>
          <w:szCs w:val="22"/>
          <w:rtl/>
        </w:rPr>
        <w:t>2</w:t>
      </w:r>
      <w:r w:rsidR="002E6F29">
        <w:rPr>
          <w:rFonts w:cs="B Nazanin" w:hint="cs"/>
          <w:sz w:val="22"/>
          <w:szCs w:val="22"/>
          <w:rtl/>
        </w:rPr>
        <w:t xml:space="preserve"> نشان داده شده است.</w:t>
      </w:r>
      <w:r w:rsidR="002E6F29" w:rsidRPr="002E6F29">
        <w:rPr>
          <w:rFonts w:cs="B Nazanin"/>
          <w:sz w:val="22"/>
          <w:szCs w:val="22"/>
          <w:rtl/>
        </w:rPr>
        <w:t xml:space="preserve"> </w:t>
      </w:r>
    </w:p>
    <w:p w:rsidR="002E6F29" w:rsidRDefault="002E6F29" w:rsidP="002E6F29">
      <w:pPr>
        <w:bidi/>
        <w:rPr>
          <w:rFonts w:cs="B Nazanin"/>
          <w:sz w:val="22"/>
          <w:szCs w:val="22"/>
          <w:rtl/>
        </w:rPr>
      </w:pPr>
    </w:p>
    <w:p w:rsidR="002E6F29" w:rsidRPr="006D3023" w:rsidRDefault="002E6F29" w:rsidP="002E6F29">
      <w:pPr>
        <w:bidi/>
        <w:jc w:val="center"/>
        <w:rPr>
          <w:rFonts w:cs="B Nazanin"/>
          <w:sz w:val="20"/>
          <w:szCs w:val="20"/>
          <w:rtl/>
        </w:rPr>
      </w:pPr>
      <w:r>
        <w:rPr>
          <w:rFonts w:cs="B Nazanin" w:hint="cs"/>
          <w:noProof/>
          <w:sz w:val="22"/>
          <w:szCs w:val="22"/>
          <w:lang w:bidi="ar-SA"/>
        </w:rPr>
        <w:drawing>
          <wp:inline distT="0" distB="0" distL="0" distR="0">
            <wp:extent cx="2470150" cy="1441450"/>
            <wp:effectExtent l="19050" t="0" r="6350" b="0"/>
            <wp:docPr id="24" name="Picture 17" descr="C:\Users\a\Desktop\cushion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sktop\cushion - Copy.jpg"/>
                    <pic:cNvPicPr>
                      <a:picLocks noChangeAspect="1" noChangeArrowheads="1"/>
                    </pic:cNvPicPr>
                  </pic:nvPicPr>
                  <pic:blipFill>
                    <a:blip r:embed="rId27" cstate="print"/>
                    <a:srcRect/>
                    <a:stretch>
                      <a:fillRect/>
                    </a:stretch>
                  </pic:blipFill>
                  <pic:spPr bwMode="auto">
                    <a:xfrm>
                      <a:off x="0" y="0"/>
                      <a:ext cx="2470150" cy="1441450"/>
                    </a:xfrm>
                    <a:prstGeom prst="rect">
                      <a:avLst/>
                    </a:prstGeom>
                    <a:noFill/>
                    <a:ln w="9525">
                      <a:noFill/>
                      <a:miter lim="800000"/>
                      <a:headEnd/>
                      <a:tailEnd/>
                    </a:ln>
                  </pic:spPr>
                </pic:pic>
              </a:graphicData>
            </a:graphic>
          </wp:inline>
        </w:drawing>
      </w:r>
    </w:p>
    <w:p w:rsidR="002E6F29" w:rsidRPr="00FB0A57" w:rsidRDefault="002E6F29" w:rsidP="00593EAD">
      <w:pPr>
        <w:bidi/>
        <w:jc w:val="center"/>
        <w:rPr>
          <w:rFonts w:cs="B Nazanin"/>
          <w:b/>
          <w:bCs/>
          <w:sz w:val="20"/>
          <w:szCs w:val="20"/>
          <w:rtl/>
        </w:rPr>
      </w:pPr>
      <w:r w:rsidRPr="00FB0A57">
        <w:rPr>
          <w:rFonts w:cs="B Nazanin" w:hint="cs"/>
          <w:b/>
          <w:bCs/>
          <w:sz w:val="20"/>
          <w:szCs w:val="20"/>
          <w:rtl/>
        </w:rPr>
        <w:t>شکل 1</w:t>
      </w:r>
      <w:r w:rsidR="001741DB" w:rsidRPr="00FB0A57">
        <w:rPr>
          <w:rFonts w:cs="B Nazanin" w:hint="cs"/>
          <w:b/>
          <w:bCs/>
          <w:sz w:val="20"/>
          <w:szCs w:val="20"/>
          <w:rtl/>
        </w:rPr>
        <w:t>2</w:t>
      </w:r>
      <w:r w:rsidRPr="00FB0A57">
        <w:rPr>
          <w:rFonts w:cs="B Nazanin" w:hint="cs"/>
          <w:b/>
          <w:bCs/>
          <w:sz w:val="20"/>
          <w:szCs w:val="20"/>
          <w:rtl/>
        </w:rPr>
        <w:t>- نیروی وارد</w:t>
      </w:r>
      <w:r w:rsidR="00593EAD">
        <w:rPr>
          <w:rFonts w:cs="B Nazanin" w:hint="cs"/>
          <w:b/>
          <w:bCs/>
          <w:sz w:val="20"/>
          <w:szCs w:val="20"/>
          <w:rtl/>
        </w:rPr>
        <w:t xml:space="preserve"> شده</w:t>
      </w:r>
      <w:r w:rsidRPr="00FB0A57">
        <w:rPr>
          <w:rFonts w:cs="B Nazanin" w:hint="cs"/>
          <w:b/>
          <w:bCs/>
          <w:sz w:val="20"/>
          <w:szCs w:val="20"/>
          <w:rtl/>
        </w:rPr>
        <w:t xml:space="preserve"> بر مکانیزم </w:t>
      </w:r>
      <w:r w:rsidR="00CE5485">
        <w:rPr>
          <w:rFonts w:cs="B Nazanin" w:hint="cs"/>
          <w:b/>
          <w:bCs/>
          <w:sz w:val="20"/>
          <w:szCs w:val="20"/>
          <w:rtl/>
        </w:rPr>
        <w:t>سنبه</w:t>
      </w:r>
      <w:r w:rsidRPr="00FB0A57">
        <w:rPr>
          <w:rFonts w:cs="B Nazanin" w:hint="cs"/>
          <w:b/>
          <w:bCs/>
          <w:sz w:val="20"/>
          <w:szCs w:val="20"/>
          <w:rtl/>
        </w:rPr>
        <w:t>‌زن از طرف بالشتک نیوماتیکی در حالت تک</w:t>
      </w:r>
      <w:r w:rsidRPr="00FB0A57">
        <w:rPr>
          <w:rFonts w:cs="B Nazanin" w:hint="cs"/>
          <w:b/>
          <w:bCs/>
          <w:sz w:val="20"/>
          <w:szCs w:val="20"/>
          <w:rtl/>
          <w:cs/>
        </w:rPr>
        <w:t>‎‌</w:t>
      </w:r>
      <w:r w:rsidR="007811F1">
        <w:rPr>
          <w:rFonts w:cs="B Nazanin" w:hint="cs"/>
          <w:b/>
          <w:bCs/>
          <w:sz w:val="20"/>
          <w:szCs w:val="20"/>
          <w:rtl/>
        </w:rPr>
        <w:t>عمله</w:t>
      </w:r>
    </w:p>
    <w:p w:rsidR="002E6F29" w:rsidRDefault="002E6F29" w:rsidP="002E6F29">
      <w:pPr>
        <w:bidi/>
        <w:rPr>
          <w:rFonts w:cs="B Nazanin"/>
          <w:sz w:val="22"/>
          <w:szCs w:val="22"/>
          <w:rtl/>
        </w:rPr>
      </w:pPr>
    </w:p>
    <w:p w:rsidR="00227189" w:rsidRDefault="0041536A" w:rsidP="00593EAD">
      <w:pPr>
        <w:bidi/>
        <w:ind w:firstLine="289"/>
        <w:rPr>
          <w:rFonts w:cs="B Nazanin"/>
          <w:sz w:val="22"/>
          <w:szCs w:val="22"/>
        </w:rPr>
      </w:pPr>
      <w:r>
        <w:rPr>
          <w:rFonts w:cs="B Nazanin" w:hint="cs"/>
          <w:sz w:val="22"/>
          <w:szCs w:val="22"/>
          <w:rtl/>
        </w:rPr>
        <w:t>برای سادگی کار</w:t>
      </w:r>
      <w:r w:rsidR="002E6F29">
        <w:rPr>
          <w:rFonts w:cs="B Nazanin" w:hint="cs"/>
          <w:sz w:val="22"/>
          <w:szCs w:val="22"/>
          <w:rtl/>
        </w:rPr>
        <w:t>،</w:t>
      </w:r>
      <w:r>
        <w:rPr>
          <w:rFonts w:cs="B Nazanin" w:hint="cs"/>
          <w:sz w:val="22"/>
          <w:szCs w:val="22"/>
          <w:rtl/>
        </w:rPr>
        <w:t xml:space="preserve"> </w:t>
      </w:r>
      <w:r w:rsidR="00042EC6">
        <w:rPr>
          <w:rFonts w:cs="B Nazanin" w:hint="cs"/>
          <w:sz w:val="22"/>
          <w:szCs w:val="22"/>
          <w:rtl/>
        </w:rPr>
        <w:t>نیروی</w:t>
      </w:r>
      <w:r w:rsidR="002E6F29">
        <w:rPr>
          <w:rFonts w:cs="B Nazanin" w:hint="cs"/>
          <w:sz w:val="22"/>
          <w:szCs w:val="22"/>
          <w:rtl/>
        </w:rPr>
        <w:t xml:space="preserve"> لازم برای</w:t>
      </w:r>
      <w:r w:rsidR="00042EC6">
        <w:rPr>
          <w:rFonts w:cs="B Nazanin" w:hint="cs"/>
          <w:sz w:val="22"/>
          <w:szCs w:val="22"/>
          <w:rtl/>
        </w:rPr>
        <w:t xml:space="preserve"> فرآیند </w:t>
      </w:r>
      <w:r w:rsidR="002E6F29">
        <w:rPr>
          <w:rFonts w:cs="B Nazanin" w:hint="cs"/>
          <w:sz w:val="22"/>
          <w:szCs w:val="22"/>
          <w:rtl/>
        </w:rPr>
        <w:t>شکل‌دهی ورق را</w:t>
      </w:r>
      <w:r w:rsidR="00042EC6">
        <w:rPr>
          <w:rFonts w:cs="B Nazanin" w:hint="cs"/>
          <w:sz w:val="22"/>
          <w:szCs w:val="22"/>
          <w:rtl/>
        </w:rPr>
        <w:t xml:space="preserve"> </w:t>
      </w:r>
      <w:r w:rsidR="007661CF">
        <w:rPr>
          <w:rFonts w:cs="B Nazanin" w:hint="cs"/>
          <w:sz w:val="22"/>
          <w:szCs w:val="22"/>
          <w:rtl/>
        </w:rPr>
        <w:t>در دو حالت یکسان</w:t>
      </w:r>
      <w:r w:rsidR="00042EC6">
        <w:rPr>
          <w:rFonts w:cs="B Nazanin" w:hint="cs"/>
          <w:sz w:val="22"/>
          <w:szCs w:val="22"/>
          <w:rtl/>
        </w:rPr>
        <w:t xml:space="preserve"> </w:t>
      </w:r>
      <w:r w:rsidR="002E6F29">
        <w:rPr>
          <w:rFonts w:cs="B Nazanin" w:hint="cs"/>
          <w:sz w:val="22"/>
          <w:szCs w:val="22"/>
          <w:rtl/>
        </w:rPr>
        <w:t>در نظر گرفته</w:t>
      </w:r>
      <w:r w:rsidR="007661CF">
        <w:rPr>
          <w:rFonts w:cs="B Nazanin" w:hint="cs"/>
          <w:sz w:val="22"/>
          <w:szCs w:val="22"/>
          <w:rtl/>
        </w:rPr>
        <w:t xml:space="preserve"> و</w:t>
      </w:r>
      <w:r w:rsidR="002E6F29">
        <w:rPr>
          <w:rFonts w:cs="B Nazanin" w:hint="cs"/>
          <w:sz w:val="22"/>
          <w:szCs w:val="22"/>
          <w:rtl/>
        </w:rPr>
        <w:t xml:space="preserve"> نیروی بالشتک </w:t>
      </w:r>
      <w:r w:rsidR="00042EC6">
        <w:rPr>
          <w:rFonts w:cs="B Nazanin" w:hint="cs"/>
          <w:sz w:val="22"/>
          <w:szCs w:val="22"/>
          <w:rtl/>
        </w:rPr>
        <w:t>خطی فرض می</w:t>
      </w:r>
      <w:r w:rsidR="003204D4">
        <w:rPr>
          <w:rFonts w:cs="B Nazanin" w:hint="cs"/>
          <w:sz w:val="22"/>
          <w:szCs w:val="22"/>
          <w:rtl/>
        </w:rPr>
        <w:t>‌شود</w:t>
      </w:r>
      <w:r w:rsidR="0047713B">
        <w:rPr>
          <w:rFonts w:cs="B Nazanin"/>
          <w:sz w:val="22"/>
          <w:szCs w:val="22"/>
          <w:rtl/>
        </w:rPr>
        <w:t>[</w:t>
      </w:r>
      <w:r w:rsidR="004238F4">
        <w:rPr>
          <w:rFonts w:cs="B Nazanin" w:hint="cs"/>
          <w:sz w:val="22"/>
          <w:szCs w:val="22"/>
          <w:rtl/>
        </w:rPr>
        <w:t>1</w:t>
      </w:r>
      <w:r w:rsidR="0047713B">
        <w:rPr>
          <w:rFonts w:cs="B Nazanin"/>
          <w:sz w:val="22"/>
          <w:szCs w:val="22"/>
          <w:rtl/>
        </w:rPr>
        <w:t>]</w:t>
      </w:r>
      <w:r w:rsidR="00F95B76">
        <w:rPr>
          <w:rFonts w:cs="B Nazanin"/>
          <w:sz w:val="22"/>
          <w:szCs w:val="22"/>
        </w:rPr>
        <w:t>.</w:t>
      </w:r>
      <w:r w:rsidR="000F56F4">
        <w:rPr>
          <w:rFonts w:cs="B Nazanin" w:hint="cs"/>
          <w:sz w:val="22"/>
          <w:szCs w:val="22"/>
          <w:rtl/>
        </w:rPr>
        <w:t xml:space="preserve"> برای بدست آوردن نیروی وارده ش</w:t>
      </w:r>
      <w:r w:rsidR="0056109B">
        <w:rPr>
          <w:rFonts w:cs="B Nazanin" w:hint="cs"/>
          <w:sz w:val="22"/>
          <w:szCs w:val="22"/>
          <w:rtl/>
        </w:rPr>
        <w:t xml:space="preserve">ده به لغزنده مکانیزم </w:t>
      </w:r>
      <w:r w:rsidR="00CE5485">
        <w:rPr>
          <w:rFonts w:cs="B Nazanin" w:hint="cs"/>
          <w:sz w:val="22"/>
          <w:szCs w:val="22"/>
          <w:rtl/>
        </w:rPr>
        <w:t>سنبه</w:t>
      </w:r>
      <w:r w:rsidR="0056109B">
        <w:rPr>
          <w:rFonts w:cs="B Nazanin" w:hint="cs"/>
          <w:sz w:val="22"/>
          <w:szCs w:val="22"/>
          <w:rtl/>
        </w:rPr>
        <w:t>‌زن،</w:t>
      </w:r>
      <w:r w:rsidR="000F56F4">
        <w:rPr>
          <w:rFonts w:cs="B Nazanin" w:hint="cs"/>
          <w:sz w:val="22"/>
          <w:szCs w:val="22"/>
          <w:rtl/>
        </w:rPr>
        <w:t xml:space="preserve"> نیروی پرسکاری و بالشتک هوا با هم جمع می‌شوند. منحنی </w:t>
      </w:r>
      <w:r w:rsidR="002E6F29">
        <w:rPr>
          <w:rFonts w:cs="B Nazanin" w:hint="cs"/>
          <w:sz w:val="22"/>
          <w:szCs w:val="22"/>
          <w:rtl/>
        </w:rPr>
        <w:t>آبی‌رنگ در شکل1</w:t>
      </w:r>
      <w:r w:rsidR="00931CC1">
        <w:rPr>
          <w:rFonts w:cs="B Nazanin" w:hint="cs"/>
          <w:sz w:val="22"/>
          <w:szCs w:val="22"/>
          <w:rtl/>
        </w:rPr>
        <w:t>3</w:t>
      </w:r>
      <w:r w:rsidR="0056109B">
        <w:rPr>
          <w:rFonts w:cs="B Nazanin" w:hint="cs"/>
          <w:sz w:val="22"/>
          <w:szCs w:val="22"/>
          <w:rtl/>
        </w:rPr>
        <w:t xml:space="preserve"> جمع دو</w:t>
      </w:r>
      <w:r w:rsidR="002E6F29">
        <w:rPr>
          <w:rFonts w:cs="B Nazanin" w:hint="cs"/>
          <w:sz w:val="22"/>
          <w:szCs w:val="22"/>
          <w:rtl/>
        </w:rPr>
        <w:t xml:space="preserve"> نیرو را نشان می‌دهد</w:t>
      </w:r>
      <w:r w:rsidR="000F56F4">
        <w:rPr>
          <w:rFonts w:cs="B Nazanin" w:hint="cs"/>
          <w:sz w:val="22"/>
          <w:szCs w:val="22"/>
          <w:rtl/>
        </w:rPr>
        <w:t xml:space="preserve">. </w:t>
      </w:r>
      <w:r w:rsidR="002E6F29">
        <w:rPr>
          <w:rFonts w:cs="B Nazanin" w:hint="cs"/>
          <w:sz w:val="22"/>
          <w:szCs w:val="22"/>
          <w:rtl/>
        </w:rPr>
        <w:t>به منظور</w:t>
      </w:r>
      <w:r w:rsidR="0056109B">
        <w:rPr>
          <w:rFonts w:cs="B Nazanin" w:hint="cs"/>
          <w:sz w:val="22"/>
          <w:szCs w:val="22"/>
          <w:rtl/>
        </w:rPr>
        <w:t xml:space="preserve"> مقایسه، منحنی نیروی</w:t>
      </w:r>
      <w:r w:rsidR="000F56F4">
        <w:rPr>
          <w:rFonts w:cs="B Nazanin" w:hint="cs"/>
          <w:sz w:val="22"/>
          <w:szCs w:val="22"/>
          <w:rtl/>
        </w:rPr>
        <w:t xml:space="preserve"> </w:t>
      </w:r>
      <w:r w:rsidR="00593EAD">
        <w:rPr>
          <w:rFonts w:cs="B Nazanin" w:hint="cs"/>
          <w:sz w:val="22"/>
          <w:szCs w:val="22"/>
          <w:rtl/>
        </w:rPr>
        <w:t>پرس</w:t>
      </w:r>
      <w:r w:rsidR="000F56F4">
        <w:rPr>
          <w:rFonts w:cs="B Nazanin" w:hint="cs"/>
          <w:sz w:val="22"/>
          <w:szCs w:val="22"/>
          <w:rtl/>
        </w:rPr>
        <w:t xml:space="preserve"> دو</w:t>
      </w:r>
      <w:r w:rsidR="007811F1">
        <w:rPr>
          <w:rFonts w:cs="B Nazanin" w:hint="cs"/>
          <w:sz w:val="22"/>
          <w:szCs w:val="22"/>
          <w:rtl/>
        </w:rPr>
        <w:t>عمله</w:t>
      </w:r>
      <w:r w:rsidR="000F56F4">
        <w:rPr>
          <w:rFonts w:cs="B Nazanin" w:hint="cs"/>
          <w:sz w:val="22"/>
          <w:szCs w:val="22"/>
          <w:rtl/>
        </w:rPr>
        <w:t xml:space="preserve"> </w:t>
      </w:r>
      <w:r w:rsidR="00593EAD">
        <w:rPr>
          <w:rFonts w:cs="B Nazanin" w:hint="cs"/>
          <w:sz w:val="22"/>
          <w:szCs w:val="22"/>
          <w:rtl/>
        </w:rPr>
        <w:t xml:space="preserve">با قالب استاندارد </w:t>
      </w:r>
      <w:r w:rsidR="002E6F29">
        <w:rPr>
          <w:rFonts w:cs="B Nazanin" w:hint="cs"/>
          <w:sz w:val="22"/>
          <w:szCs w:val="22"/>
          <w:rtl/>
        </w:rPr>
        <w:t>نیز</w:t>
      </w:r>
      <w:r w:rsidR="0056109B">
        <w:rPr>
          <w:rFonts w:cs="B Nazanin" w:hint="cs"/>
          <w:sz w:val="22"/>
          <w:szCs w:val="22"/>
          <w:rtl/>
        </w:rPr>
        <w:t xml:space="preserve"> به رنگ </w:t>
      </w:r>
      <w:r w:rsidR="00593EAD">
        <w:rPr>
          <w:rFonts w:cs="B Nazanin" w:hint="cs"/>
          <w:sz w:val="22"/>
          <w:szCs w:val="22"/>
          <w:rtl/>
        </w:rPr>
        <w:t>سبز</w:t>
      </w:r>
      <w:r w:rsidR="002E6F29">
        <w:rPr>
          <w:rFonts w:cs="B Nazanin" w:hint="cs"/>
          <w:sz w:val="22"/>
          <w:szCs w:val="22"/>
          <w:rtl/>
        </w:rPr>
        <w:t xml:space="preserve"> در شکل12</w:t>
      </w:r>
      <w:r w:rsidR="000F56F4">
        <w:rPr>
          <w:rFonts w:cs="B Nazanin" w:hint="cs"/>
          <w:sz w:val="22"/>
          <w:szCs w:val="22"/>
          <w:rtl/>
        </w:rPr>
        <w:t xml:space="preserve"> نشان داده شده است. </w:t>
      </w:r>
      <w:r w:rsidR="00860F62">
        <w:rPr>
          <w:rFonts w:cs="B Nazanin" w:hint="cs"/>
          <w:sz w:val="22"/>
          <w:szCs w:val="22"/>
          <w:rtl/>
        </w:rPr>
        <w:t>همان‌طور که پیش‌بینی می‍</w:t>
      </w:r>
      <w:r w:rsidR="00593EAD">
        <w:rPr>
          <w:rFonts w:cs="B Nazanin" w:hint="cs"/>
          <w:sz w:val="22"/>
          <w:szCs w:val="22"/>
          <w:rtl/>
        </w:rPr>
        <w:t>‌</w:t>
      </w:r>
      <w:r w:rsidR="00860F62">
        <w:rPr>
          <w:rFonts w:cs="B Nazanin" w:hint="cs"/>
          <w:sz w:val="22"/>
          <w:szCs w:val="22"/>
          <w:rtl/>
        </w:rPr>
        <w:t>شود نیروی وارد بر مکانیزم در حالت تک‌</w:t>
      </w:r>
      <w:r w:rsidR="007811F1">
        <w:rPr>
          <w:rFonts w:cs="B Nazanin" w:hint="cs"/>
          <w:sz w:val="22"/>
          <w:szCs w:val="22"/>
          <w:rtl/>
        </w:rPr>
        <w:t>عمله</w:t>
      </w:r>
      <w:r w:rsidR="00860F62">
        <w:rPr>
          <w:rFonts w:cs="B Nazanin" w:hint="cs"/>
          <w:sz w:val="22"/>
          <w:szCs w:val="22"/>
          <w:rtl/>
        </w:rPr>
        <w:t xml:space="preserve"> بخاطر وجود نیروی بالشتک بزرگتر است.</w:t>
      </w:r>
    </w:p>
    <w:p w:rsidR="00B15380" w:rsidRDefault="00B15380" w:rsidP="00B15380">
      <w:pPr>
        <w:bidi/>
        <w:ind w:firstLine="289"/>
        <w:rPr>
          <w:rFonts w:cs="B Nazanin"/>
          <w:sz w:val="22"/>
          <w:szCs w:val="22"/>
          <w:rtl/>
        </w:rPr>
      </w:pPr>
    </w:p>
    <w:p w:rsidR="00631078" w:rsidRPr="00FB0A57" w:rsidRDefault="00227189" w:rsidP="00593EAD">
      <w:pPr>
        <w:bidi/>
        <w:jc w:val="center"/>
        <w:rPr>
          <w:rFonts w:cs="B Nazanin"/>
          <w:b/>
          <w:bCs/>
          <w:sz w:val="22"/>
          <w:szCs w:val="22"/>
          <w:rtl/>
        </w:rPr>
      </w:pPr>
      <w:r w:rsidRPr="00FB0A57">
        <w:rPr>
          <w:rFonts w:cs="B Nazanin"/>
          <w:b/>
          <w:bCs/>
          <w:noProof/>
          <w:sz w:val="20"/>
          <w:szCs w:val="20"/>
          <w:rtl/>
          <w:lang w:bidi="ar-SA"/>
        </w:rPr>
        <w:lastRenderedPageBreak/>
        <w:drawing>
          <wp:inline distT="0" distB="0" distL="0" distR="0">
            <wp:extent cx="2470150" cy="1498600"/>
            <wp:effectExtent l="19050" t="0" r="6350" b="0"/>
            <wp:docPr id="23" name="Picture 18" descr="C:\Users\a\Desktop\Compare single and 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esktop\Compare single and double.jpg"/>
                    <pic:cNvPicPr>
                      <a:picLocks noChangeAspect="1" noChangeArrowheads="1"/>
                    </pic:cNvPicPr>
                  </pic:nvPicPr>
                  <pic:blipFill>
                    <a:blip r:embed="rId28" cstate="print"/>
                    <a:srcRect/>
                    <a:stretch>
                      <a:fillRect/>
                    </a:stretch>
                  </pic:blipFill>
                  <pic:spPr bwMode="auto">
                    <a:xfrm>
                      <a:off x="0" y="0"/>
                      <a:ext cx="2470150" cy="1498600"/>
                    </a:xfrm>
                    <a:prstGeom prst="rect">
                      <a:avLst/>
                    </a:prstGeom>
                    <a:noFill/>
                    <a:ln w="9525">
                      <a:noFill/>
                      <a:miter lim="800000"/>
                      <a:headEnd/>
                      <a:tailEnd/>
                    </a:ln>
                  </pic:spPr>
                </pic:pic>
              </a:graphicData>
            </a:graphic>
          </wp:inline>
        </w:drawing>
      </w:r>
      <w:r w:rsidR="00631078" w:rsidRPr="00FB0A57">
        <w:rPr>
          <w:rFonts w:cs="B Nazanin" w:hint="cs"/>
          <w:b/>
          <w:bCs/>
          <w:sz w:val="20"/>
          <w:szCs w:val="20"/>
          <w:rtl/>
        </w:rPr>
        <w:t>شکل 1</w:t>
      </w:r>
      <w:r w:rsidR="001741DB" w:rsidRPr="00FB0A57">
        <w:rPr>
          <w:rFonts w:cs="B Nazanin" w:hint="cs"/>
          <w:b/>
          <w:bCs/>
          <w:sz w:val="20"/>
          <w:szCs w:val="20"/>
          <w:rtl/>
        </w:rPr>
        <w:t>3</w:t>
      </w:r>
      <w:r w:rsidR="00631078" w:rsidRPr="00FB0A57">
        <w:rPr>
          <w:rFonts w:cs="B Nazanin" w:hint="cs"/>
          <w:b/>
          <w:bCs/>
          <w:sz w:val="20"/>
          <w:szCs w:val="20"/>
          <w:rtl/>
        </w:rPr>
        <w:t xml:space="preserve">- مقایسه </w:t>
      </w:r>
      <w:r w:rsidR="00593EAD">
        <w:rPr>
          <w:rFonts w:cs="B Nazanin" w:hint="cs"/>
          <w:b/>
          <w:bCs/>
          <w:sz w:val="20"/>
          <w:szCs w:val="20"/>
          <w:rtl/>
        </w:rPr>
        <w:t xml:space="preserve">نیروی وارد بر مکانیزم </w:t>
      </w:r>
      <w:r w:rsidR="00CE5485">
        <w:rPr>
          <w:rFonts w:cs="B Nazanin" w:hint="cs"/>
          <w:b/>
          <w:bCs/>
          <w:sz w:val="20"/>
          <w:szCs w:val="20"/>
          <w:rtl/>
        </w:rPr>
        <w:t>سنبه</w:t>
      </w:r>
      <w:r w:rsidR="00593EAD">
        <w:rPr>
          <w:rFonts w:cs="B Nazanin" w:hint="cs"/>
          <w:b/>
          <w:bCs/>
          <w:sz w:val="20"/>
          <w:szCs w:val="20"/>
          <w:rtl/>
        </w:rPr>
        <w:t>‌زن با قالب کوچک</w:t>
      </w:r>
      <w:r w:rsidR="00631078" w:rsidRPr="00FB0A57">
        <w:rPr>
          <w:rFonts w:cs="B Nazanin" w:hint="cs"/>
          <w:b/>
          <w:bCs/>
          <w:sz w:val="20"/>
          <w:szCs w:val="20"/>
          <w:rtl/>
        </w:rPr>
        <w:t xml:space="preserve"> </w:t>
      </w:r>
      <w:r w:rsidR="00593EAD">
        <w:rPr>
          <w:rFonts w:cs="B Nazanin" w:hint="cs"/>
          <w:b/>
          <w:bCs/>
          <w:sz w:val="20"/>
          <w:szCs w:val="20"/>
          <w:rtl/>
        </w:rPr>
        <w:t>به همراه بالشتک</w:t>
      </w:r>
      <w:r w:rsidR="00631078" w:rsidRPr="00FB0A57">
        <w:rPr>
          <w:rFonts w:cs="B Nazanin" w:hint="cs"/>
          <w:b/>
          <w:bCs/>
          <w:sz w:val="20"/>
          <w:szCs w:val="20"/>
          <w:rtl/>
        </w:rPr>
        <w:t xml:space="preserve"> (منحنی </w:t>
      </w:r>
      <w:r w:rsidR="0055715B" w:rsidRPr="00FB0A57">
        <w:rPr>
          <w:rFonts w:cs="B Nazanin" w:hint="cs"/>
          <w:b/>
          <w:bCs/>
          <w:sz w:val="20"/>
          <w:szCs w:val="20"/>
          <w:rtl/>
        </w:rPr>
        <w:t>آبی</w:t>
      </w:r>
      <w:r w:rsidR="00631078" w:rsidRPr="00FB0A57">
        <w:rPr>
          <w:rFonts w:cs="B Nazanin" w:hint="cs"/>
          <w:b/>
          <w:bCs/>
          <w:sz w:val="20"/>
          <w:szCs w:val="20"/>
          <w:rtl/>
        </w:rPr>
        <w:t>) و حالت دو</w:t>
      </w:r>
      <w:r w:rsidR="007811F1">
        <w:rPr>
          <w:rFonts w:cs="B Nazanin" w:hint="cs"/>
          <w:b/>
          <w:bCs/>
          <w:sz w:val="20"/>
          <w:szCs w:val="20"/>
          <w:rtl/>
        </w:rPr>
        <w:t>عمله</w:t>
      </w:r>
      <w:r w:rsidR="00593EAD">
        <w:rPr>
          <w:rFonts w:cs="B Nazanin" w:hint="cs"/>
          <w:b/>
          <w:bCs/>
          <w:sz w:val="20"/>
          <w:szCs w:val="20"/>
          <w:rtl/>
        </w:rPr>
        <w:t xml:space="preserve"> استاندارد</w:t>
      </w:r>
      <w:r w:rsidR="00631078" w:rsidRPr="00FB0A57">
        <w:rPr>
          <w:rFonts w:cs="B Nazanin" w:hint="cs"/>
          <w:b/>
          <w:bCs/>
          <w:sz w:val="20"/>
          <w:szCs w:val="20"/>
          <w:rtl/>
        </w:rPr>
        <w:t xml:space="preserve"> (منحنی </w:t>
      </w:r>
      <w:r w:rsidR="0055715B" w:rsidRPr="00FB0A57">
        <w:rPr>
          <w:rFonts w:cs="B Nazanin" w:hint="cs"/>
          <w:b/>
          <w:bCs/>
          <w:sz w:val="20"/>
          <w:szCs w:val="20"/>
          <w:rtl/>
        </w:rPr>
        <w:t>سبز</w:t>
      </w:r>
      <w:r w:rsidR="00631078" w:rsidRPr="00FB0A57">
        <w:rPr>
          <w:rFonts w:cs="B Nazanin" w:hint="cs"/>
          <w:b/>
          <w:bCs/>
          <w:sz w:val="20"/>
          <w:szCs w:val="20"/>
          <w:rtl/>
        </w:rPr>
        <w:t>)</w:t>
      </w:r>
    </w:p>
    <w:p w:rsidR="00631078" w:rsidRDefault="00631078" w:rsidP="00860F62">
      <w:pPr>
        <w:bidi/>
        <w:rPr>
          <w:rFonts w:cs="B Nazanin"/>
          <w:b/>
          <w:bCs/>
          <w:sz w:val="22"/>
          <w:szCs w:val="22"/>
          <w:rtl/>
        </w:rPr>
      </w:pPr>
    </w:p>
    <w:p w:rsidR="00AE48EA" w:rsidRPr="005C07FA" w:rsidRDefault="00546353" w:rsidP="0056109B">
      <w:pPr>
        <w:bidi/>
        <w:rPr>
          <w:rFonts w:cs="B Nazanin"/>
          <w:b/>
          <w:bCs/>
          <w:sz w:val="22"/>
          <w:szCs w:val="22"/>
          <w:rtl/>
        </w:rPr>
      </w:pPr>
      <w:r>
        <w:rPr>
          <w:rFonts w:cs="B Nazanin" w:hint="cs"/>
          <w:b/>
          <w:bCs/>
          <w:sz w:val="22"/>
          <w:szCs w:val="22"/>
          <w:rtl/>
        </w:rPr>
        <w:t>3</w:t>
      </w:r>
      <w:r w:rsidR="00AE48EA" w:rsidRPr="005C07FA">
        <w:rPr>
          <w:rFonts w:cs="B Nazanin" w:hint="cs"/>
          <w:b/>
          <w:bCs/>
          <w:sz w:val="22"/>
          <w:szCs w:val="22"/>
          <w:rtl/>
        </w:rPr>
        <w:t>-</w:t>
      </w:r>
      <w:r w:rsidR="0056109B">
        <w:rPr>
          <w:rFonts w:cs="B Nazanin" w:hint="cs"/>
          <w:b/>
          <w:bCs/>
          <w:sz w:val="22"/>
          <w:szCs w:val="22"/>
          <w:rtl/>
        </w:rPr>
        <w:t>3</w:t>
      </w:r>
      <w:r w:rsidR="00AE48EA" w:rsidRPr="005C07FA">
        <w:rPr>
          <w:rFonts w:cs="B Nazanin" w:hint="cs"/>
          <w:b/>
          <w:bCs/>
          <w:sz w:val="22"/>
          <w:szCs w:val="22"/>
          <w:rtl/>
        </w:rPr>
        <w:t>- محاسبه‌ی نيروهاي اتصالات</w:t>
      </w:r>
    </w:p>
    <w:p w:rsidR="00AE48EA" w:rsidRPr="00CB0304" w:rsidRDefault="00AE48EA" w:rsidP="003F6409">
      <w:pPr>
        <w:bidi/>
        <w:rPr>
          <w:rFonts w:cs="B Nazanin"/>
          <w:sz w:val="22"/>
          <w:szCs w:val="22"/>
          <w:rtl/>
        </w:rPr>
      </w:pPr>
      <w:r w:rsidRPr="00CB0304">
        <w:rPr>
          <w:rFonts w:cs="B Nazanin" w:hint="cs"/>
          <w:sz w:val="22"/>
          <w:szCs w:val="22"/>
          <w:rtl/>
        </w:rPr>
        <w:t>به منظور بدست آوردن نیروهای اتصالات باید مراحل زیر را طی کرد:</w:t>
      </w:r>
    </w:p>
    <w:p w:rsidR="00AE48EA" w:rsidRPr="00CB0304" w:rsidRDefault="00931CC1" w:rsidP="00593EAD">
      <w:pPr>
        <w:pStyle w:val="ListParagraph"/>
        <w:numPr>
          <w:ilvl w:val="0"/>
          <w:numId w:val="12"/>
        </w:numPr>
        <w:bidi/>
        <w:ind w:left="208" w:hanging="142"/>
        <w:rPr>
          <w:rFonts w:cs="B Nazanin"/>
          <w:sz w:val="22"/>
          <w:szCs w:val="22"/>
        </w:rPr>
      </w:pPr>
      <w:r>
        <w:rPr>
          <w:rFonts w:cs="B Nazanin" w:hint="cs"/>
          <w:sz w:val="22"/>
          <w:szCs w:val="22"/>
          <w:rtl/>
        </w:rPr>
        <w:t xml:space="preserve"> </w:t>
      </w:r>
      <w:r w:rsidR="00AE48EA" w:rsidRPr="00CB0304">
        <w:rPr>
          <w:rFonts w:cs="B Nazanin" w:hint="cs"/>
          <w:sz w:val="22"/>
          <w:szCs w:val="22"/>
          <w:rtl/>
        </w:rPr>
        <w:t xml:space="preserve">بدست آوردن شتاب مرکز جرم </w:t>
      </w:r>
      <w:r w:rsidR="00DF147B">
        <w:rPr>
          <w:rFonts w:cs="B Nazanin" w:hint="cs"/>
          <w:sz w:val="22"/>
          <w:szCs w:val="22"/>
          <w:rtl/>
        </w:rPr>
        <w:t>رابط</w:t>
      </w:r>
      <w:r w:rsidR="00593EAD">
        <w:rPr>
          <w:rFonts w:cs="B Nazanin" w:hint="cs"/>
          <w:sz w:val="22"/>
          <w:szCs w:val="22"/>
          <w:rtl/>
        </w:rPr>
        <w:t>‌</w:t>
      </w:r>
      <w:r w:rsidR="00AE48EA" w:rsidRPr="00CB0304">
        <w:rPr>
          <w:rFonts w:cs="B Nazanin" w:hint="cs"/>
          <w:sz w:val="22"/>
          <w:szCs w:val="22"/>
          <w:rtl/>
        </w:rPr>
        <w:t xml:space="preserve">ها با داشتن سرعت و شتاب از </w:t>
      </w:r>
      <w:r w:rsidR="00000A0E">
        <w:rPr>
          <w:rFonts w:cs="B Nazanin" w:hint="cs"/>
          <w:sz w:val="22"/>
          <w:szCs w:val="22"/>
          <w:rtl/>
        </w:rPr>
        <w:t>بخش</w:t>
      </w:r>
      <w:r w:rsidR="00CC7966">
        <w:rPr>
          <w:rFonts w:cs="B Nazanin" w:hint="cs"/>
          <w:sz w:val="22"/>
          <w:szCs w:val="22"/>
          <w:rtl/>
        </w:rPr>
        <w:t xml:space="preserve"> </w:t>
      </w:r>
      <w:r w:rsidR="00000A0E">
        <w:rPr>
          <w:rFonts w:cs="B Nazanin" w:hint="cs"/>
          <w:sz w:val="22"/>
          <w:szCs w:val="22"/>
          <w:rtl/>
        </w:rPr>
        <w:t>دوم</w:t>
      </w:r>
    </w:p>
    <w:p w:rsidR="00AE48EA" w:rsidRPr="00CB0304" w:rsidRDefault="00931CC1" w:rsidP="00593EAD">
      <w:pPr>
        <w:pStyle w:val="ListParagraph"/>
        <w:numPr>
          <w:ilvl w:val="0"/>
          <w:numId w:val="12"/>
        </w:numPr>
        <w:bidi/>
        <w:ind w:left="208" w:hanging="142"/>
        <w:rPr>
          <w:rFonts w:cs="B Nazanin"/>
          <w:sz w:val="22"/>
          <w:szCs w:val="22"/>
        </w:rPr>
      </w:pPr>
      <w:r>
        <w:rPr>
          <w:rFonts w:cs="B Nazanin" w:hint="cs"/>
          <w:sz w:val="22"/>
          <w:szCs w:val="22"/>
          <w:rtl/>
        </w:rPr>
        <w:t xml:space="preserve"> </w:t>
      </w:r>
      <w:r w:rsidR="00AE48EA" w:rsidRPr="00CB0304">
        <w:rPr>
          <w:rFonts w:cs="B Nazanin" w:hint="cs"/>
          <w:sz w:val="22"/>
          <w:szCs w:val="22"/>
          <w:rtl/>
        </w:rPr>
        <w:t>استخراج نیرو</w:t>
      </w:r>
      <w:r w:rsidR="00593EAD">
        <w:rPr>
          <w:rFonts w:cs="B Nazanin" w:hint="cs"/>
          <w:sz w:val="22"/>
          <w:szCs w:val="22"/>
          <w:rtl/>
        </w:rPr>
        <w:t>‌</w:t>
      </w:r>
      <w:r w:rsidR="00AE48EA" w:rsidRPr="00CB0304">
        <w:rPr>
          <w:rFonts w:cs="B Nazanin" w:hint="cs"/>
          <w:sz w:val="22"/>
          <w:szCs w:val="22"/>
          <w:rtl/>
        </w:rPr>
        <w:t xml:space="preserve">های اینرسی با داشتن جرم و شتاب مرکز جرم </w:t>
      </w:r>
      <w:r w:rsidR="00DF147B">
        <w:rPr>
          <w:rFonts w:cs="B Nazanin" w:hint="cs"/>
          <w:sz w:val="22"/>
          <w:szCs w:val="22"/>
          <w:rtl/>
        </w:rPr>
        <w:t>رابط‌</w:t>
      </w:r>
      <w:r w:rsidR="00593EAD">
        <w:rPr>
          <w:rFonts w:cs="B Nazanin" w:hint="cs"/>
          <w:sz w:val="22"/>
          <w:szCs w:val="22"/>
          <w:rtl/>
        </w:rPr>
        <w:t>‌</w:t>
      </w:r>
      <w:r w:rsidR="00AE48EA" w:rsidRPr="00CB0304">
        <w:rPr>
          <w:rFonts w:cs="B Nazanin" w:hint="cs"/>
          <w:sz w:val="22"/>
          <w:szCs w:val="22"/>
          <w:rtl/>
        </w:rPr>
        <w:t>ها</w:t>
      </w:r>
      <w:r w:rsidR="00F95B76">
        <w:rPr>
          <w:rFonts w:cs="B Nazanin" w:hint="cs"/>
          <w:sz w:val="22"/>
          <w:szCs w:val="22"/>
          <w:rtl/>
        </w:rPr>
        <w:t xml:space="preserve"> </w:t>
      </w:r>
      <w:r w:rsidR="00AE48EA" w:rsidRPr="00CB0304">
        <w:rPr>
          <w:rFonts w:cs="B Nazanin" w:hint="cs"/>
          <w:sz w:val="22"/>
          <w:szCs w:val="22"/>
          <w:rtl/>
        </w:rPr>
        <w:t>از مرحله‌ی قبل</w:t>
      </w:r>
    </w:p>
    <w:p w:rsidR="00AE48EA" w:rsidRDefault="00931CC1" w:rsidP="00593EAD">
      <w:pPr>
        <w:pStyle w:val="ListParagraph"/>
        <w:numPr>
          <w:ilvl w:val="0"/>
          <w:numId w:val="12"/>
        </w:numPr>
        <w:bidi/>
        <w:ind w:left="208" w:hanging="142"/>
        <w:rPr>
          <w:rFonts w:cs="B Nazanin"/>
          <w:sz w:val="22"/>
          <w:szCs w:val="22"/>
        </w:rPr>
      </w:pPr>
      <w:r>
        <w:rPr>
          <w:rFonts w:cs="B Nazanin" w:hint="cs"/>
          <w:sz w:val="22"/>
          <w:szCs w:val="22"/>
          <w:rtl/>
        </w:rPr>
        <w:t xml:space="preserve"> </w:t>
      </w:r>
      <w:r w:rsidR="00593EAD">
        <w:rPr>
          <w:rFonts w:cs="B Nazanin" w:hint="cs"/>
          <w:sz w:val="22"/>
          <w:szCs w:val="22"/>
          <w:rtl/>
        </w:rPr>
        <w:t>حل</w:t>
      </w:r>
      <w:r w:rsidR="00AE48EA" w:rsidRPr="00CB0304">
        <w:rPr>
          <w:rFonts w:cs="B Nazanin" w:hint="cs"/>
          <w:sz w:val="22"/>
          <w:szCs w:val="22"/>
          <w:rtl/>
        </w:rPr>
        <w:t xml:space="preserve"> معادلات تعادل نیرو و گشتاور برای تک</w:t>
      </w:r>
      <w:r w:rsidR="00593EAD">
        <w:rPr>
          <w:rFonts w:cs="B Nazanin" w:hint="cs"/>
          <w:sz w:val="22"/>
          <w:szCs w:val="22"/>
          <w:rtl/>
        </w:rPr>
        <w:t>‌</w:t>
      </w:r>
      <w:r w:rsidR="00AE48EA" w:rsidRPr="00CB0304">
        <w:rPr>
          <w:rFonts w:cs="B Nazanin" w:hint="cs"/>
          <w:sz w:val="22"/>
          <w:szCs w:val="22"/>
          <w:rtl/>
        </w:rPr>
        <w:t xml:space="preserve">تک </w:t>
      </w:r>
      <w:r w:rsidR="00DF147B">
        <w:rPr>
          <w:rFonts w:cs="B Nazanin" w:hint="cs"/>
          <w:sz w:val="22"/>
          <w:szCs w:val="22"/>
          <w:rtl/>
        </w:rPr>
        <w:t>رابط‌</w:t>
      </w:r>
      <w:r w:rsidR="003204D4">
        <w:rPr>
          <w:rFonts w:cs="B Nazanin" w:hint="cs"/>
          <w:sz w:val="22"/>
          <w:szCs w:val="22"/>
          <w:rtl/>
        </w:rPr>
        <w:t>‌</w:t>
      </w:r>
      <w:r w:rsidR="00AE48EA" w:rsidRPr="00CB0304">
        <w:rPr>
          <w:rFonts w:cs="B Nazanin" w:hint="cs"/>
          <w:sz w:val="22"/>
          <w:szCs w:val="22"/>
          <w:rtl/>
        </w:rPr>
        <w:t>ها و بدست آوردن نیرو</w:t>
      </w:r>
      <w:r w:rsidR="003204D4">
        <w:rPr>
          <w:rFonts w:cs="B Nazanin" w:hint="cs"/>
          <w:sz w:val="22"/>
          <w:szCs w:val="22"/>
          <w:rtl/>
        </w:rPr>
        <w:t>‌</w:t>
      </w:r>
      <w:r w:rsidR="00AE48EA" w:rsidRPr="00CB0304">
        <w:rPr>
          <w:rFonts w:cs="B Nazanin" w:hint="cs"/>
          <w:sz w:val="22"/>
          <w:szCs w:val="22"/>
          <w:rtl/>
        </w:rPr>
        <w:t>های اتصالات از دستگاه معادلات بدست آمده</w:t>
      </w:r>
      <w:r w:rsidR="00593EAD">
        <w:rPr>
          <w:rFonts w:cs="B Nazanin" w:hint="cs"/>
          <w:sz w:val="22"/>
          <w:szCs w:val="22"/>
          <w:rtl/>
        </w:rPr>
        <w:t>.</w:t>
      </w:r>
    </w:p>
    <w:p w:rsidR="0059267D" w:rsidRDefault="0059267D" w:rsidP="003F6409">
      <w:pPr>
        <w:bidi/>
        <w:rPr>
          <w:rFonts w:cs="B Nazanin"/>
          <w:b/>
          <w:bCs/>
          <w:sz w:val="22"/>
          <w:szCs w:val="22"/>
          <w:rtl/>
        </w:rPr>
      </w:pPr>
    </w:p>
    <w:p w:rsidR="0059267D" w:rsidRPr="00F10F61" w:rsidRDefault="0059267D" w:rsidP="0056109B">
      <w:pPr>
        <w:bidi/>
        <w:rPr>
          <w:rFonts w:cs="B Nazanin"/>
          <w:b/>
          <w:bCs/>
          <w:sz w:val="22"/>
          <w:szCs w:val="22"/>
          <w:rtl/>
        </w:rPr>
      </w:pPr>
      <w:r w:rsidRPr="00F10F61">
        <w:rPr>
          <w:rFonts w:cs="B Nazanin" w:hint="cs"/>
          <w:b/>
          <w:bCs/>
          <w:sz w:val="22"/>
          <w:szCs w:val="22"/>
          <w:rtl/>
        </w:rPr>
        <w:t>3-</w:t>
      </w:r>
      <w:r w:rsidR="0056109B" w:rsidRPr="00F10F61">
        <w:rPr>
          <w:rFonts w:cs="B Nazanin" w:hint="cs"/>
          <w:b/>
          <w:bCs/>
          <w:sz w:val="22"/>
          <w:szCs w:val="22"/>
          <w:rtl/>
        </w:rPr>
        <w:t>4</w:t>
      </w:r>
      <w:r w:rsidRPr="00F10F61">
        <w:rPr>
          <w:rFonts w:cs="B Nazanin" w:hint="cs"/>
          <w:b/>
          <w:bCs/>
          <w:sz w:val="22"/>
          <w:szCs w:val="22"/>
          <w:rtl/>
        </w:rPr>
        <w:t>- نتایج</w:t>
      </w:r>
    </w:p>
    <w:p w:rsidR="00AE48EA" w:rsidRDefault="00546353" w:rsidP="0056109B">
      <w:pPr>
        <w:bidi/>
        <w:rPr>
          <w:rFonts w:cs="B Nazanin"/>
          <w:b/>
          <w:bCs/>
          <w:sz w:val="22"/>
          <w:szCs w:val="22"/>
          <w:rtl/>
        </w:rPr>
      </w:pPr>
      <w:r>
        <w:rPr>
          <w:rFonts w:cs="B Nazanin" w:hint="cs"/>
          <w:b/>
          <w:bCs/>
          <w:sz w:val="22"/>
          <w:szCs w:val="22"/>
          <w:rtl/>
        </w:rPr>
        <w:t>3</w:t>
      </w:r>
      <w:r w:rsidR="00AE48EA" w:rsidRPr="005C07FA">
        <w:rPr>
          <w:rFonts w:cs="B Nazanin" w:hint="cs"/>
          <w:b/>
          <w:bCs/>
          <w:sz w:val="22"/>
          <w:szCs w:val="22"/>
          <w:rtl/>
        </w:rPr>
        <w:t>-</w:t>
      </w:r>
      <w:r w:rsidR="0056109B">
        <w:rPr>
          <w:rFonts w:cs="B Nazanin" w:hint="cs"/>
          <w:b/>
          <w:bCs/>
          <w:sz w:val="22"/>
          <w:szCs w:val="22"/>
          <w:rtl/>
        </w:rPr>
        <w:t>4</w:t>
      </w:r>
      <w:r w:rsidR="00AE48EA" w:rsidRPr="005C07FA">
        <w:rPr>
          <w:rFonts w:cs="B Nazanin" w:hint="cs"/>
          <w:b/>
          <w:bCs/>
          <w:sz w:val="22"/>
          <w:szCs w:val="22"/>
          <w:rtl/>
        </w:rPr>
        <w:t>-1- نیرو های اینرسی</w:t>
      </w:r>
    </w:p>
    <w:p w:rsidR="008463AC" w:rsidRDefault="00D55A0B" w:rsidP="000A2A3E">
      <w:pPr>
        <w:bidi/>
        <w:rPr>
          <w:rFonts w:cs="2  Nazanin"/>
          <w:color w:val="000000" w:themeColor="text1"/>
          <w:sz w:val="28"/>
          <w:szCs w:val="28"/>
        </w:rPr>
      </w:pPr>
      <w:r>
        <w:rPr>
          <w:rFonts w:cs="B Nazanin" w:hint="cs"/>
          <w:sz w:val="22"/>
          <w:szCs w:val="22"/>
          <w:rtl/>
        </w:rPr>
        <w:t xml:space="preserve">به دلیل محدودیت تنها </w:t>
      </w:r>
      <w:r w:rsidR="00A648CE">
        <w:rPr>
          <w:rFonts w:cs="B Nazanin" w:hint="cs"/>
          <w:sz w:val="22"/>
          <w:szCs w:val="22"/>
          <w:rtl/>
        </w:rPr>
        <w:t>معادلات</w:t>
      </w:r>
      <w:r>
        <w:rPr>
          <w:rFonts w:cs="B Nazanin" w:hint="cs"/>
          <w:sz w:val="22"/>
          <w:szCs w:val="22"/>
          <w:rtl/>
        </w:rPr>
        <w:t xml:space="preserve"> نیروی اینرسی یک </w:t>
      </w:r>
      <w:r w:rsidR="00DF147B">
        <w:rPr>
          <w:rFonts w:cs="B Nazanin" w:hint="cs"/>
          <w:sz w:val="22"/>
          <w:szCs w:val="22"/>
          <w:rtl/>
        </w:rPr>
        <w:t>رابط‌</w:t>
      </w:r>
      <w:r>
        <w:rPr>
          <w:rFonts w:cs="B Nazanin" w:hint="cs"/>
          <w:sz w:val="22"/>
          <w:szCs w:val="22"/>
          <w:rtl/>
        </w:rPr>
        <w:t xml:space="preserve"> </w:t>
      </w:r>
      <w:r w:rsidR="00BE235A">
        <w:rPr>
          <w:rFonts w:cs="B Nazanin" w:hint="cs"/>
          <w:sz w:val="22"/>
          <w:szCs w:val="22"/>
          <w:rtl/>
        </w:rPr>
        <w:t>ارائه می شود.</w:t>
      </w:r>
      <w:r w:rsidR="00A648CE">
        <w:rPr>
          <w:rFonts w:cs="B Nazanin" w:hint="cs"/>
          <w:sz w:val="22"/>
          <w:szCs w:val="22"/>
          <w:rtl/>
        </w:rPr>
        <w:t xml:space="preserve"> </w:t>
      </w:r>
      <w:r w:rsidR="00BE235A">
        <w:rPr>
          <w:rFonts w:cs="B Nazanin" w:hint="cs"/>
          <w:sz w:val="22"/>
          <w:szCs w:val="22"/>
          <w:rtl/>
        </w:rPr>
        <w:t>ما</w:t>
      </w:r>
      <w:r>
        <w:rPr>
          <w:rFonts w:cs="B Nazanin" w:hint="cs"/>
          <w:sz w:val="22"/>
          <w:szCs w:val="22"/>
          <w:rtl/>
        </w:rPr>
        <w:t xml:space="preserve">باقی به روش </w:t>
      </w:r>
      <w:r w:rsidR="00BE235A">
        <w:rPr>
          <w:rFonts w:cs="B Nazanin" w:hint="cs"/>
          <w:sz w:val="22"/>
          <w:szCs w:val="22"/>
          <w:rtl/>
        </w:rPr>
        <w:t xml:space="preserve">مشابهی </w:t>
      </w:r>
      <w:r>
        <w:rPr>
          <w:rFonts w:cs="B Nazanin" w:hint="cs"/>
          <w:sz w:val="22"/>
          <w:szCs w:val="22"/>
          <w:rtl/>
        </w:rPr>
        <w:t>محاسبه می‌شوند.</w:t>
      </w:r>
      <w:r w:rsidR="000A2A3E" w:rsidRPr="00331D7A">
        <w:rPr>
          <w:rFonts w:cs="2  Nazanin"/>
          <w:b/>
          <w:bCs/>
          <w:noProof/>
          <w:color w:val="000000" w:themeColor="text1"/>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46"/>
      </w:tblGrid>
      <w:tr w:rsidR="000A2A3E" w:rsidTr="0089744F">
        <w:trPr>
          <w:trHeight w:val="375"/>
        </w:trPr>
        <w:tc>
          <w:tcPr>
            <w:tcW w:w="3652" w:type="dxa"/>
            <w:vAlign w:val="center"/>
          </w:tcPr>
          <w:p w:rsidR="000A2A3E" w:rsidRDefault="0056565B" w:rsidP="0004233C">
            <w:pPr>
              <w:jc w:val="right"/>
              <w:rPr>
                <w:rFonts w:cs="B Nazanin"/>
                <w:color w:val="000000" w:themeColor="text1"/>
                <w:sz w:val="20"/>
                <w:szCs w:val="20"/>
              </w:rPr>
            </w:pPr>
            <m:oMathPara>
              <m:oMathParaPr>
                <m:jc m:val="left"/>
              </m:oMathParaPr>
              <m:oMath>
                <m:acc>
                  <m:accPr>
                    <m:chr m:val="⃗"/>
                    <m:ctrlPr>
                      <w:rPr>
                        <w:rFonts w:ascii="Cambria Math" w:hAnsi="Cambria Math" w:cs="2  Nazanin"/>
                        <w:i/>
                        <w:color w:val="000000" w:themeColor="text1"/>
                        <w:sz w:val="20"/>
                        <w:szCs w:val="20"/>
                      </w:rPr>
                    </m:ctrlPr>
                  </m:accPr>
                  <m:e>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R</m:t>
                        </m:r>
                      </m:e>
                      <m:sub>
                        <m:r>
                          <w:rPr>
                            <w:rFonts w:ascii="Cambria Math" w:hAnsi="Cambria Math" w:cs="2  Nazanin"/>
                            <w:color w:val="000000" w:themeColor="text1"/>
                            <w:sz w:val="20"/>
                            <w:szCs w:val="20"/>
                          </w:rPr>
                          <m:t>7</m:t>
                        </m:r>
                      </m:sub>
                    </m:sSub>
                  </m:e>
                </m:acc>
                <m:r>
                  <w:rPr>
                    <w:rFonts w:ascii="Cambria Math" w:hAnsi="Cambria Math" w:cs="2  Nazanin"/>
                    <w:color w:val="000000" w:themeColor="text1"/>
                    <w:sz w:val="20"/>
                    <w:szCs w:val="20"/>
                  </w:rPr>
                  <m:t xml:space="preserve">= </m:t>
                </m:r>
                <m:acc>
                  <m:accPr>
                    <m:chr m:val="⃗"/>
                    <m:ctrlPr>
                      <w:rPr>
                        <w:rFonts w:ascii="Cambria Math" w:hAnsi="Cambria Math" w:cs="2  Nazanin"/>
                        <w:i/>
                        <w:color w:val="000000" w:themeColor="text1"/>
                        <w:sz w:val="20"/>
                        <w:szCs w:val="20"/>
                      </w:rPr>
                    </m:ctrlPr>
                  </m:accPr>
                  <m:e>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r</m:t>
                        </m:r>
                      </m:e>
                      <m:sub>
                        <m:r>
                          <w:rPr>
                            <w:rFonts w:ascii="Cambria Math" w:hAnsi="Cambria Math" w:cs="2  Nazanin"/>
                            <w:color w:val="000000" w:themeColor="text1"/>
                            <w:sz w:val="20"/>
                            <w:szCs w:val="20"/>
                          </w:rPr>
                          <m:t>5</m:t>
                        </m:r>
                      </m:sub>
                    </m:sSub>
                  </m:e>
                </m:acc>
                <m:r>
                  <w:rPr>
                    <w:rFonts w:ascii="Cambria Math" w:hAnsi="Cambria Math" w:cs="2  Nazanin"/>
                    <w:color w:val="000000" w:themeColor="text1"/>
                    <w:sz w:val="20"/>
                    <w:szCs w:val="20"/>
                  </w:rPr>
                  <m:t xml:space="preserve">+ </m:t>
                </m:r>
                <m:acc>
                  <m:accPr>
                    <m:chr m:val="⃗"/>
                    <m:ctrlPr>
                      <w:rPr>
                        <w:rFonts w:ascii="Cambria Math" w:hAnsi="Cambria Math" w:cs="2  Nazanin"/>
                        <w:i/>
                        <w:color w:val="000000" w:themeColor="text1"/>
                        <w:sz w:val="20"/>
                        <w:szCs w:val="20"/>
                      </w:rPr>
                    </m:ctrlPr>
                  </m:accPr>
                  <m:e>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r</m:t>
                        </m:r>
                      </m:e>
                      <m:sub>
                        <m:r>
                          <w:rPr>
                            <w:rFonts w:ascii="Cambria Math" w:hAnsi="Cambria Math" w:cs="2  Nazanin"/>
                            <w:color w:val="000000" w:themeColor="text1"/>
                            <w:sz w:val="20"/>
                            <w:szCs w:val="20"/>
                          </w:rPr>
                          <m:t>6</m:t>
                        </m:r>
                      </m:sub>
                    </m:sSub>
                  </m:e>
                </m:acc>
                <m:r>
                  <w:rPr>
                    <w:rFonts w:ascii="Cambria Math" w:hAnsi="Cambria Math" w:cs="2  Nazanin"/>
                    <w:color w:val="000000" w:themeColor="text1"/>
                    <w:sz w:val="20"/>
                    <w:szCs w:val="20"/>
                  </w:rPr>
                  <m:t xml:space="preserve">= </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5</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5</m:t>
                        </m:r>
                      </m:sub>
                    </m:sSub>
                  </m:sup>
                </m:sSup>
                <m:r>
                  <w:rPr>
                    <w:rFonts w:ascii="Cambria Math" w:hAnsi="Cambria Math" w:cs="2  Nazanin"/>
                    <w:color w:val="000000" w:themeColor="text1"/>
                    <w:sz w:val="20"/>
                    <w:szCs w:val="20"/>
                  </w:rPr>
                  <m:t xml:space="preserve">+ </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6</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6</m:t>
                        </m:r>
                      </m:sub>
                    </m:sSub>
                  </m:sup>
                </m:sSup>
              </m:oMath>
            </m:oMathPara>
          </w:p>
        </w:tc>
        <w:tc>
          <w:tcPr>
            <w:tcW w:w="458" w:type="dxa"/>
            <w:vAlign w:val="bottom"/>
          </w:tcPr>
          <w:p w:rsidR="000A2A3E" w:rsidRDefault="000A2A3E" w:rsidP="0004233C">
            <w:pPr>
              <w:jc w:val="center"/>
              <w:rPr>
                <w:rFonts w:cs="B Nazanin"/>
                <w:color w:val="000000" w:themeColor="text1"/>
                <w:sz w:val="20"/>
                <w:szCs w:val="20"/>
              </w:rPr>
            </w:pPr>
          </w:p>
        </w:tc>
      </w:tr>
      <w:tr w:rsidR="000A2A3E" w:rsidTr="0089744F">
        <w:trPr>
          <w:trHeight w:val="379"/>
        </w:trPr>
        <w:tc>
          <w:tcPr>
            <w:tcW w:w="3652" w:type="dxa"/>
            <w:vAlign w:val="center"/>
          </w:tcPr>
          <w:p w:rsidR="000A2A3E" w:rsidRDefault="0056565B" w:rsidP="0004233C">
            <w:pPr>
              <w:jc w:val="right"/>
              <w:rPr>
                <w:rFonts w:cs="B Nazanin"/>
                <w:color w:val="000000" w:themeColor="text1"/>
                <w:sz w:val="20"/>
                <w:szCs w:val="20"/>
              </w:rPr>
            </w:pPr>
            <m:oMathPara>
              <m:oMathParaPr>
                <m:jc m:val="left"/>
              </m:oMathParaPr>
              <m:oMath>
                <m:acc>
                  <m:accPr>
                    <m:chr m:val="⃗"/>
                    <m:ctrlPr>
                      <w:rPr>
                        <w:rFonts w:ascii="Cambria Math" w:hAnsi="Cambria Math" w:cs="2  Nazanin"/>
                        <w:i/>
                        <w:color w:val="000000" w:themeColor="text1"/>
                        <w:sz w:val="20"/>
                        <w:szCs w:val="20"/>
                      </w:rPr>
                    </m:ctrlPr>
                  </m:accPr>
                  <m:e>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V</m:t>
                        </m:r>
                      </m:e>
                      <m:sub>
                        <m:r>
                          <w:rPr>
                            <w:rFonts w:ascii="Cambria Math" w:hAnsi="Cambria Math" w:cs="2  Nazanin"/>
                            <w:color w:val="000000" w:themeColor="text1"/>
                            <w:sz w:val="20"/>
                            <w:szCs w:val="20"/>
                          </w:rPr>
                          <m:t>7</m:t>
                        </m:r>
                      </m:sub>
                    </m:sSub>
                  </m:e>
                </m:acc>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5</m:t>
                    </m:r>
                  </m:sub>
                </m:sSub>
                <m:sSub>
                  <m:sSubPr>
                    <m:ctrlPr>
                      <w:rPr>
                        <w:rFonts w:ascii="Cambria Math" w:hAnsi="Cambria Math" w:cs="2  Nazanin"/>
                        <w:i/>
                        <w:color w:val="000000" w:themeColor="text1"/>
                        <w:sz w:val="20"/>
                        <w:szCs w:val="20"/>
                      </w:rPr>
                    </m:ctrlPr>
                  </m:sSubPr>
                  <m:e>
                    <m:acc>
                      <m:accPr>
                        <m:chr m:val="̇"/>
                        <m:ctrlPr>
                          <w:rPr>
                            <w:rFonts w:ascii="Cambria Math" w:hAnsi="Cambria Math" w:cs="2  Nazanin"/>
                            <w:i/>
                            <w:color w:val="000000" w:themeColor="text1"/>
                            <w:sz w:val="20"/>
                            <w:szCs w:val="20"/>
                          </w:rPr>
                        </m:ctrlPr>
                      </m:accPr>
                      <m:e>
                        <m:r>
                          <w:rPr>
                            <w:rFonts w:ascii="Cambria Math" w:hAnsi="Cambria Math" w:cs="2  Nazanin"/>
                            <w:color w:val="000000" w:themeColor="text1"/>
                            <w:sz w:val="20"/>
                            <w:szCs w:val="20"/>
                          </w:rPr>
                          <m:t>θ</m:t>
                        </m:r>
                      </m:e>
                    </m:acc>
                  </m:e>
                  <m:sub>
                    <m:r>
                      <w:rPr>
                        <w:rFonts w:ascii="Cambria Math" w:hAnsi="Cambria Math" w:cs="2  Nazanin"/>
                        <w:color w:val="000000" w:themeColor="text1"/>
                        <w:sz w:val="20"/>
                        <w:szCs w:val="20"/>
                      </w:rPr>
                      <m:t>5</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5</m:t>
                        </m:r>
                      </m:sub>
                    </m:sSub>
                  </m:sup>
                </m:s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6</m:t>
                    </m:r>
                  </m:sub>
                </m:sSub>
                <m:sSub>
                  <m:sSubPr>
                    <m:ctrlPr>
                      <w:rPr>
                        <w:rFonts w:ascii="Cambria Math" w:hAnsi="Cambria Math" w:cs="2  Nazanin"/>
                        <w:i/>
                        <w:color w:val="000000" w:themeColor="text1"/>
                        <w:sz w:val="20"/>
                        <w:szCs w:val="20"/>
                      </w:rPr>
                    </m:ctrlPr>
                  </m:sSubPr>
                  <m:e>
                    <m:acc>
                      <m:accPr>
                        <m:chr m:val="̇"/>
                        <m:ctrlPr>
                          <w:rPr>
                            <w:rFonts w:ascii="Cambria Math" w:hAnsi="Cambria Math" w:cs="2  Nazanin"/>
                            <w:i/>
                            <w:color w:val="000000" w:themeColor="text1"/>
                            <w:sz w:val="20"/>
                            <w:szCs w:val="20"/>
                          </w:rPr>
                        </m:ctrlPr>
                      </m:accPr>
                      <m:e>
                        <m:r>
                          <w:rPr>
                            <w:rFonts w:ascii="Cambria Math" w:hAnsi="Cambria Math" w:cs="2  Nazanin"/>
                            <w:color w:val="000000" w:themeColor="text1"/>
                            <w:sz w:val="20"/>
                            <w:szCs w:val="20"/>
                          </w:rPr>
                          <m:t>θ</m:t>
                        </m:r>
                      </m:e>
                    </m:acc>
                  </m:e>
                  <m:sub>
                    <m:r>
                      <w:rPr>
                        <w:rFonts w:ascii="Cambria Math" w:hAnsi="Cambria Math" w:cs="2  Nazanin"/>
                        <w:color w:val="000000" w:themeColor="text1"/>
                        <w:sz w:val="20"/>
                        <w:szCs w:val="20"/>
                      </w:rPr>
                      <m:t>6</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6</m:t>
                        </m:r>
                      </m:sub>
                    </m:sSub>
                  </m:sup>
                </m:sSup>
              </m:oMath>
            </m:oMathPara>
          </w:p>
        </w:tc>
        <w:tc>
          <w:tcPr>
            <w:tcW w:w="458" w:type="dxa"/>
            <w:vAlign w:val="bottom"/>
          </w:tcPr>
          <w:p w:rsidR="000A2A3E" w:rsidRDefault="000A2A3E" w:rsidP="0004233C">
            <w:pPr>
              <w:jc w:val="center"/>
              <w:rPr>
                <w:rFonts w:cs="B Nazanin"/>
                <w:color w:val="000000" w:themeColor="text1"/>
                <w:sz w:val="20"/>
                <w:szCs w:val="20"/>
              </w:rPr>
            </w:pPr>
          </w:p>
        </w:tc>
      </w:tr>
      <w:tr w:rsidR="000A2A3E" w:rsidTr="0089744F">
        <w:trPr>
          <w:trHeight w:val="687"/>
        </w:trPr>
        <w:tc>
          <w:tcPr>
            <w:tcW w:w="3652" w:type="dxa"/>
            <w:vAlign w:val="center"/>
          </w:tcPr>
          <w:p w:rsidR="000A2A3E" w:rsidRDefault="0056565B" w:rsidP="0004233C">
            <w:pPr>
              <w:jc w:val="right"/>
              <w:rPr>
                <w:rFonts w:cs="B Nazanin"/>
                <w:color w:val="000000" w:themeColor="text1"/>
                <w:sz w:val="20"/>
                <w:szCs w:val="20"/>
              </w:rPr>
            </w:pPr>
            <m:oMathPara>
              <m:oMathParaPr>
                <m:jc m:val="left"/>
              </m:oMathParaPr>
              <m:oMath>
                <m:acc>
                  <m:accPr>
                    <m:chr m:val="⃗"/>
                    <m:ctrlPr>
                      <w:rPr>
                        <w:rFonts w:ascii="Cambria Math" w:hAnsi="Cambria Math" w:cs="2  Nazanin"/>
                        <w:i/>
                        <w:color w:val="000000" w:themeColor="text1"/>
                        <w:sz w:val="20"/>
                        <w:szCs w:val="20"/>
                      </w:rPr>
                    </m:ctrlPr>
                  </m:accPr>
                  <m:e>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A</m:t>
                        </m:r>
                      </m:e>
                      <m:sub>
                        <m:r>
                          <w:rPr>
                            <w:rFonts w:ascii="Cambria Math" w:hAnsi="Cambria Math" w:cs="2  Nazanin"/>
                            <w:color w:val="000000" w:themeColor="text1"/>
                            <w:sz w:val="20"/>
                            <w:szCs w:val="20"/>
                          </w:rPr>
                          <m:t>7</m:t>
                        </m:r>
                      </m:sub>
                    </m:sSub>
                  </m:e>
                </m:acc>
                <m:r>
                  <w:rPr>
                    <w:rFonts w:ascii="Cambria Math" w:hAnsi="Cambria Math" w:cs="2  Nazanin"/>
                    <w:color w:val="000000" w:themeColor="text1"/>
                    <w:sz w:val="20"/>
                    <w:szCs w:val="20"/>
                  </w:rPr>
                  <m:t>= 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5</m:t>
                    </m:r>
                  </m:sub>
                </m:sSub>
                <m:sSub>
                  <m:sSubPr>
                    <m:ctrlPr>
                      <w:rPr>
                        <w:rFonts w:ascii="Cambria Math" w:hAnsi="Cambria Math" w:cs="2  Nazanin"/>
                        <w:i/>
                        <w:color w:val="000000" w:themeColor="text1"/>
                        <w:sz w:val="20"/>
                        <w:szCs w:val="20"/>
                      </w:rPr>
                    </m:ctrlPr>
                  </m:sSubPr>
                  <m:e>
                    <m:acc>
                      <m:accPr>
                        <m:chr m:val="̈"/>
                        <m:ctrlPr>
                          <w:rPr>
                            <w:rFonts w:ascii="Cambria Math" w:hAnsi="Cambria Math" w:cs="2  Nazanin"/>
                            <w:i/>
                            <w:color w:val="000000" w:themeColor="text1"/>
                            <w:sz w:val="20"/>
                            <w:szCs w:val="20"/>
                          </w:rPr>
                        </m:ctrlPr>
                      </m:accPr>
                      <m:e>
                        <m:r>
                          <w:rPr>
                            <w:rFonts w:ascii="Cambria Math" w:hAnsi="Cambria Math" w:cs="2  Nazanin"/>
                            <w:color w:val="000000" w:themeColor="text1"/>
                            <w:sz w:val="20"/>
                            <w:szCs w:val="20"/>
                          </w:rPr>
                          <m:t>θ</m:t>
                        </m:r>
                      </m:e>
                    </m:acc>
                  </m:e>
                  <m:sub>
                    <m:r>
                      <w:rPr>
                        <w:rFonts w:ascii="Cambria Math" w:hAnsi="Cambria Math" w:cs="2  Nazanin"/>
                        <w:color w:val="000000" w:themeColor="text1"/>
                        <w:sz w:val="20"/>
                        <w:szCs w:val="20"/>
                      </w:rPr>
                      <m:t>5</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5</m:t>
                        </m:r>
                      </m:sub>
                    </m:sSub>
                  </m:sup>
                </m:sSup>
                <m:r>
                  <w:rPr>
                    <w:rFonts w:ascii="Cambria Math" w:hAnsi="Cambria Math" w:cs="2  Nazanin"/>
                    <w:color w:val="000000" w:themeColor="text1"/>
                    <w:sz w:val="20"/>
                    <w:szCs w:val="20"/>
                  </w:rPr>
                  <m:t>-</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5</m:t>
                    </m:r>
                  </m:sub>
                </m:sSub>
                <m:sSubSup>
                  <m:sSubSupPr>
                    <m:ctrlPr>
                      <w:rPr>
                        <w:rFonts w:ascii="Cambria Math" w:hAnsi="Cambria Math" w:cs="2  Nazanin"/>
                        <w:i/>
                        <w:color w:val="000000" w:themeColor="text1"/>
                        <w:sz w:val="20"/>
                        <w:szCs w:val="20"/>
                      </w:rPr>
                    </m:ctrlPr>
                  </m:sSubSupPr>
                  <m:e>
                    <m:acc>
                      <m:accPr>
                        <m:chr m:val="̇"/>
                        <m:ctrlPr>
                          <w:rPr>
                            <w:rFonts w:ascii="Cambria Math" w:hAnsi="Cambria Math" w:cs="2  Nazanin"/>
                            <w:i/>
                            <w:color w:val="000000" w:themeColor="text1"/>
                            <w:sz w:val="20"/>
                            <w:szCs w:val="20"/>
                          </w:rPr>
                        </m:ctrlPr>
                      </m:accPr>
                      <m:e>
                        <m:r>
                          <w:rPr>
                            <w:rFonts w:ascii="Cambria Math" w:hAnsi="Cambria Math" w:cs="2  Nazanin"/>
                            <w:color w:val="000000" w:themeColor="text1"/>
                            <w:sz w:val="20"/>
                            <w:szCs w:val="20"/>
                          </w:rPr>
                          <m:t>θ</m:t>
                        </m:r>
                      </m:e>
                    </m:acc>
                  </m:e>
                  <m:sub>
                    <m:r>
                      <w:rPr>
                        <w:rFonts w:ascii="Cambria Math" w:hAnsi="Cambria Math" w:cs="2  Nazanin"/>
                        <w:color w:val="000000" w:themeColor="text1"/>
                        <w:sz w:val="20"/>
                        <w:szCs w:val="20"/>
                      </w:rPr>
                      <m:t>5</m:t>
                    </m:r>
                  </m:sub>
                  <m:sup>
                    <m:r>
                      <w:rPr>
                        <w:rFonts w:ascii="Cambria Math" w:hAnsi="Cambria Math" w:cs="2  Nazanin"/>
                        <w:color w:val="000000" w:themeColor="text1"/>
                        <w:sz w:val="20"/>
                        <w:szCs w:val="20"/>
                      </w:rPr>
                      <m:t>2</m:t>
                    </m:r>
                  </m:sup>
                </m:sSubSup>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5</m:t>
                        </m:r>
                      </m:sub>
                    </m:sSub>
                  </m:sup>
                </m:s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6</m:t>
                    </m:r>
                  </m:sub>
                </m:sSub>
                <m:sSub>
                  <m:sSubPr>
                    <m:ctrlPr>
                      <w:rPr>
                        <w:rFonts w:ascii="Cambria Math" w:hAnsi="Cambria Math" w:cs="2  Nazanin"/>
                        <w:i/>
                        <w:color w:val="000000" w:themeColor="text1"/>
                        <w:sz w:val="20"/>
                        <w:szCs w:val="20"/>
                      </w:rPr>
                    </m:ctrlPr>
                  </m:sSubPr>
                  <m:e>
                    <m:acc>
                      <m:accPr>
                        <m:chr m:val="̈"/>
                        <m:ctrlPr>
                          <w:rPr>
                            <w:rFonts w:ascii="Cambria Math" w:hAnsi="Cambria Math" w:cs="2  Nazanin"/>
                            <w:i/>
                            <w:color w:val="000000" w:themeColor="text1"/>
                            <w:sz w:val="20"/>
                            <w:szCs w:val="20"/>
                          </w:rPr>
                        </m:ctrlPr>
                      </m:accPr>
                      <m:e>
                        <m:r>
                          <w:rPr>
                            <w:rFonts w:ascii="Cambria Math" w:hAnsi="Cambria Math" w:cs="2  Nazanin"/>
                            <w:color w:val="000000" w:themeColor="text1"/>
                            <w:sz w:val="20"/>
                            <w:szCs w:val="20"/>
                          </w:rPr>
                          <m:t>θ</m:t>
                        </m:r>
                      </m:e>
                    </m:acc>
                  </m:e>
                  <m:sub>
                    <m:r>
                      <w:rPr>
                        <w:rFonts w:ascii="Cambria Math" w:hAnsi="Cambria Math" w:cs="2  Nazanin"/>
                        <w:color w:val="000000" w:themeColor="text1"/>
                        <w:sz w:val="20"/>
                        <w:szCs w:val="20"/>
                      </w:rPr>
                      <m:t>6</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6</m:t>
                        </m:r>
                      </m:sub>
                    </m:sSub>
                  </m:sup>
                </m:sSup>
                <m:r>
                  <w:rPr>
                    <w:rFonts w:ascii="Cambria Math" w:hAnsi="Cambria Math" w:cs="2  Nazanin"/>
                    <w:color w:val="000000" w:themeColor="text1"/>
                    <w:sz w:val="20"/>
                    <w:szCs w:val="20"/>
                  </w:rPr>
                  <m:t>-</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l</m:t>
                    </m:r>
                  </m:e>
                  <m:sub>
                    <m:r>
                      <w:rPr>
                        <w:rFonts w:ascii="Cambria Math" w:hAnsi="Cambria Math" w:cs="2  Nazanin"/>
                        <w:color w:val="000000" w:themeColor="text1"/>
                        <w:sz w:val="20"/>
                        <w:szCs w:val="20"/>
                      </w:rPr>
                      <m:t>6</m:t>
                    </m:r>
                  </m:sub>
                </m:sSub>
                <m:sSubSup>
                  <m:sSubSupPr>
                    <m:ctrlPr>
                      <w:rPr>
                        <w:rFonts w:ascii="Cambria Math" w:hAnsi="Cambria Math" w:cs="2  Nazanin"/>
                        <w:i/>
                        <w:color w:val="000000" w:themeColor="text1"/>
                        <w:sz w:val="20"/>
                        <w:szCs w:val="20"/>
                      </w:rPr>
                    </m:ctrlPr>
                  </m:sSubSupPr>
                  <m:e>
                    <m:acc>
                      <m:accPr>
                        <m:chr m:val="̇"/>
                        <m:ctrlPr>
                          <w:rPr>
                            <w:rFonts w:ascii="Cambria Math" w:hAnsi="Cambria Math" w:cs="2  Nazanin"/>
                            <w:i/>
                            <w:color w:val="000000" w:themeColor="text1"/>
                            <w:sz w:val="20"/>
                            <w:szCs w:val="20"/>
                          </w:rPr>
                        </m:ctrlPr>
                      </m:accPr>
                      <m:e>
                        <m:r>
                          <w:rPr>
                            <w:rFonts w:ascii="Cambria Math" w:hAnsi="Cambria Math" w:cs="2  Nazanin"/>
                            <w:color w:val="000000" w:themeColor="text1"/>
                            <w:sz w:val="20"/>
                            <w:szCs w:val="20"/>
                          </w:rPr>
                          <m:t>θ</m:t>
                        </m:r>
                      </m:e>
                    </m:acc>
                  </m:e>
                  <m:sub>
                    <m:r>
                      <w:rPr>
                        <w:rFonts w:ascii="Cambria Math" w:hAnsi="Cambria Math" w:cs="2  Nazanin"/>
                        <w:color w:val="000000" w:themeColor="text1"/>
                        <w:sz w:val="20"/>
                        <w:szCs w:val="20"/>
                      </w:rPr>
                      <m:t>6</m:t>
                    </m:r>
                  </m:sub>
                  <m:sup>
                    <m:r>
                      <w:rPr>
                        <w:rFonts w:ascii="Cambria Math" w:hAnsi="Cambria Math" w:cs="2  Nazanin"/>
                        <w:color w:val="000000" w:themeColor="text1"/>
                        <w:sz w:val="20"/>
                        <w:szCs w:val="20"/>
                      </w:rPr>
                      <m:t>2</m:t>
                    </m:r>
                  </m:sup>
                </m:sSubSup>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6</m:t>
                        </m:r>
                      </m:sub>
                    </m:sSub>
                  </m:sup>
                </m:sSup>
                <m:r>
                  <w:rPr>
                    <w:rFonts w:ascii="Cambria Math" w:hAnsi="Cambria Math" w:cs="2  Nazanin"/>
                    <w:color w:val="000000" w:themeColor="text1"/>
                    <w:sz w:val="20"/>
                    <w:szCs w:val="20"/>
                  </w:rPr>
                  <m:t>=</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A</m:t>
                    </m:r>
                  </m:e>
                  <m:sub>
                    <m:r>
                      <w:rPr>
                        <w:rFonts w:ascii="Cambria Math" w:hAnsi="Cambria Math" w:cs="2  Nazanin"/>
                        <w:color w:val="000000" w:themeColor="text1"/>
                        <w:sz w:val="20"/>
                        <w:szCs w:val="20"/>
                      </w:rPr>
                      <m:t>7</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φ</m:t>
                        </m:r>
                      </m:e>
                      <m:sub>
                        <m:r>
                          <w:rPr>
                            <w:rFonts w:ascii="Cambria Math" w:hAnsi="Cambria Math" w:cs="2  Nazanin"/>
                            <w:color w:val="000000" w:themeColor="text1"/>
                            <w:sz w:val="20"/>
                            <w:szCs w:val="20"/>
                          </w:rPr>
                          <m:t>7</m:t>
                        </m:r>
                      </m:sub>
                    </m:sSub>
                  </m:sup>
                </m:sSup>
              </m:oMath>
            </m:oMathPara>
          </w:p>
        </w:tc>
        <w:tc>
          <w:tcPr>
            <w:tcW w:w="458" w:type="dxa"/>
            <w:vAlign w:val="bottom"/>
          </w:tcPr>
          <w:p w:rsidR="000A2A3E" w:rsidRDefault="000A2A3E" w:rsidP="0004233C">
            <w:pPr>
              <w:jc w:val="center"/>
              <w:rPr>
                <w:rFonts w:cs="B Nazanin"/>
                <w:color w:val="000000" w:themeColor="text1"/>
                <w:sz w:val="20"/>
                <w:szCs w:val="20"/>
              </w:rPr>
            </w:pPr>
          </w:p>
        </w:tc>
      </w:tr>
      <w:tr w:rsidR="000A2A3E" w:rsidTr="0089744F">
        <w:trPr>
          <w:trHeight w:val="414"/>
        </w:trPr>
        <w:tc>
          <w:tcPr>
            <w:tcW w:w="3652" w:type="dxa"/>
            <w:vAlign w:val="center"/>
          </w:tcPr>
          <w:p w:rsidR="000A2A3E" w:rsidRDefault="0056565B" w:rsidP="0004233C">
            <w:pPr>
              <w:jc w:val="right"/>
              <w:rPr>
                <w:rFonts w:cs="B Nazanin"/>
                <w:color w:val="000000" w:themeColor="text1"/>
                <w:sz w:val="20"/>
                <w:szCs w:val="20"/>
              </w:rPr>
            </w:pPr>
            <m:oMathPara>
              <m:oMathParaPr>
                <m:jc m:val="left"/>
              </m:oMathParaPr>
              <m:oMath>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F</m:t>
                    </m:r>
                  </m:e>
                  <m:sub>
                    <m:r>
                      <w:rPr>
                        <w:rFonts w:ascii="Cambria Math" w:hAnsi="Cambria Math" w:cs="2  Nazanin"/>
                        <w:color w:val="000000" w:themeColor="text1"/>
                        <w:sz w:val="20"/>
                        <w:szCs w:val="20"/>
                      </w:rPr>
                      <m:t>inertia7</m:t>
                    </m:r>
                  </m:sub>
                </m:sSub>
                <m:r>
                  <w:rPr>
                    <w:rFonts w:ascii="Cambria Math" w:hAnsi="Cambria Math" w:cs="2  Nazanin"/>
                    <w:color w:val="000000" w:themeColor="text1"/>
                    <w:sz w:val="20"/>
                    <w:szCs w:val="20"/>
                  </w:rPr>
                  <m:t xml:space="preserve">= </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M</m:t>
                    </m:r>
                  </m:e>
                  <m:sub>
                    <m:r>
                      <w:rPr>
                        <w:rFonts w:ascii="Cambria Math" w:hAnsi="Cambria Math" w:cs="2  Nazanin"/>
                        <w:color w:val="000000" w:themeColor="text1"/>
                        <w:sz w:val="20"/>
                        <w:szCs w:val="20"/>
                      </w:rPr>
                      <m:t>7</m:t>
                    </m:r>
                  </m:sub>
                </m:sSub>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A</m:t>
                    </m:r>
                  </m:e>
                  <m:sub>
                    <m:r>
                      <w:rPr>
                        <w:rFonts w:ascii="Cambria Math" w:hAnsi="Cambria Math" w:cs="2  Nazanin"/>
                        <w:color w:val="000000" w:themeColor="text1"/>
                        <w:sz w:val="20"/>
                        <w:szCs w:val="20"/>
                      </w:rPr>
                      <m:t>7</m:t>
                    </m:r>
                  </m:sub>
                </m:sSub>
                <m:sSup>
                  <m:sSupPr>
                    <m:ctrlPr>
                      <w:rPr>
                        <w:rFonts w:ascii="Cambria Math" w:hAnsi="Cambria Math" w:cs="2  Nazanin"/>
                        <w:i/>
                        <w:color w:val="000000" w:themeColor="text1"/>
                        <w:sz w:val="20"/>
                        <w:szCs w:val="20"/>
                      </w:rPr>
                    </m:ctrlPr>
                  </m:sSupPr>
                  <m:e>
                    <m:r>
                      <w:rPr>
                        <w:rFonts w:ascii="Cambria Math" w:hAnsi="Cambria Math" w:cs="2  Nazanin"/>
                        <w:color w:val="000000" w:themeColor="text1"/>
                        <w:sz w:val="20"/>
                        <w:szCs w:val="20"/>
                      </w:rPr>
                      <m:t>e</m:t>
                    </m:r>
                  </m:e>
                  <m:sup>
                    <m:r>
                      <w:rPr>
                        <w:rFonts w:ascii="Cambria Math" w:hAnsi="Cambria Math" w:cs="2  Nazanin"/>
                        <w:color w:val="000000" w:themeColor="text1"/>
                        <w:sz w:val="20"/>
                        <w:szCs w:val="20"/>
                      </w:rPr>
                      <m:t>j(π-</m:t>
                    </m:r>
                    <m:sSub>
                      <m:sSubPr>
                        <m:ctrlPr>
                          <w:rPr>
                            <w:rFonts w:ascii="Cambria Math" w:hAnsi="Cambria Math" w:cs="2  Nazanin"/>
                            <w:i/>
                            <w:color w:val="000000" w:themeColor="text1"/>
                            <w:sz w:val="20"/>
                            <w:szCs w:val="20"/>
                          </w:rPr>
                        </m:ctrlPr>
                      </m:sSubPr>
                      <m:e>
                        <m:r>
                          <w:rPr>
                            <w:rFonts w:ascii="Cambria Math" w:hAnsi="Cambria Math" w:cs="2  Nazanin"/>
                            <w:color w:val="000000" w:themeColor="text1"/>
                            <w:sz w:val="20"/>
                            <w:szCs w:val="20"/>
                          </w:rPr>
                          <m:t>θ</m:t>
                        </m:r>
                      </m:e>
                      <m:sub>
                        <m:r>
                          <w:rPr>
                            <w:rFonts w:ascii="Cambria Math" w:hAnsi="Cambria Math" w:cs="2  Nazanin"/>
                            <w:color w:val="000000" w:themeColor="text1"/>
                            <w:sz w:val="20"/>
                            <w:szCs w:val="20"/>
                          </w:rPr>
                          <m:t>7</m:t>
                        </m:r>
                      </m:sub>
                    </m:sSub>
                    <m:r>
                      <w:rPr>
                        <w:rFonts w:ascii="Cambria Math" w:hAnsi="Cambria Math" w:cs="2  Nazanin"/>
                        <w:color w:val="000000" w:themeColor="text1"/>
                        <w:sz w:val="20"/>
                        <w:szCs w:val="20"/>
                      </w:rPr>
                      <m:t>)</m:t>
                    </m:r>
                  </m:sup>
                </m:sSup>
              </m:oMath>
            </m:oMathPara>
          </w:p>
        </w:tc>
        <w:tc>
          <w:tcPr>
            <w:tcW w:w="458" w:type="dxa"/>
            <w:vAlign w:val="center"/>
          </w:tcPr>
          <w:p w:rsidR="000A2A3E" w:rsidRPr="000A2A3E" w:rsidRDefault="000A2A3E" w:rsidP="0004233C">
            <w:pPr>
              <w:jc w:val="center"/>
              <w:rPr>
                <w:rFonts w:cs="B Nazanin"/>
                <w:color w:val="000000" w:themeColor="text1"/>
                <w:sz w:val="22"/>
                <w:szCs w:val="22"/>
                <w:rtl/>
              </w:rPr>
            </w:pPr>
            <w:r w:rsidRPr="000A2A3E">
              <w:rPr>
                <w:rFonts w:cs="B Nazanin" w:hint="cs"/>
                <w:color w:val="000000" w:themeColor="text1"/>
                <w:sz w:val="22"/>
                <w:szCs w:val="22"/>
                <w:rtl/>
              </w:rPr>
              <w:t>(10)</w:t>
            </w:r>
          </w:p>
        </w:tc>
      </w:tr>
    </w:tbl>
    <w:p w:rsidR="00A648CE" w:rsidRPr="00CB0304" w:rsidRDefault="00A648CE" w:rsidP="00A648CE">
      <w:pPr>
        <w:rPr>
          <w:rFonts w:cs="B Nazanin"/>
          <w:sz w:val="20"/>
          <w:szCs w:val="20"/>
          <w:rtl/>
        </w:rPr>
      </w:pPr>
    </w:p>
    <w:p w:rsidR="00AE48EA" w:rsidRDefault="00546353" w:rsidP="0056109B">
      <w:pPr>
        <w:bidi/>
        <w:rPr>
          <w:rFonts w:cs="B Nazanin"/>
          <w:b/>
          <w:bCs/>
          <w:sz w:val="22"/>
          <w:szCs w:val="22"/>
          <w:rtl/>
        </w:rPr>
      </w:pPr>
      <w:r>
        <w:rPr>
          <w:rFonts w:cs="B Nazanin" w:hint="cs"/>
          <w:b/>
          <w:bCs/>
          <w:sz w:val="22"/>
          <w:szCs w:val="22"/>
          <w:rtl/>
        </w:rPr>
        <w:t>3</w:t>
      </w:r>
      <w:r w:rsidR="00AE48EA" w:rsidRPr="00CB0304">
        <w:rPr>
          <w:rFonts w:cs="B Nazanin" w:hint="cs"/>
          <w:b/>
          <w:bCs/>
          <w:sz w:val="22"/>
          <w:szCs w:val="22"/>
          <w:rtl/>
        </w:rPr>
        <w:t>-</w:t>
      </w:r>
      <w:r w:rsidR="0056109B">
        <w:rPr>
          <w:rFonts w:cs="B Nazanin" w:hint="cs"/>
          <w:b/>
          <w:bCs/>
          <w:sz w:val="22"/>
          <w:szCs w:val="22"/>
          <w:rtl/>
        </w:rPr>
        <w:t>4</w:t>
      </w:r>
      <w:r w:rsidR="00AE48EA" w:rsidRPr="00CB0304">
        <w:rPr>
          <w:rFonts w:cs="B Nazanin" w:hint="cs"/>
          <w:b/>
          <w:bCs/>
          <w:sz w:val="22"/>
          <w:szCs w:val="22"/>
          <w:rtl/>
        </w:rPr>
        <w:t>-2- نيروي اتصالات</w:t>
      </w:r>
    </w:p>
    <w:p w:rsidR="00E35B63" w:rsidRDefault="00E35B63" w:rsidP="00D632C0">
      <w:pPr>
        <w:bidi/>
        <w:rPr>
          <w:rFonts w:cs="B Nazanin"/>
          <w:sz w:val="22"/>
          <w:szCs w:val="22"/>
        </w:rPr>
      </w:pPr>
      <w:r>
        <w:rPr>
          <w:rFonts w:cs="B Nazanin" w:hint="cs"/>
          <w:sz w:val="22"/>
          <w:szCs w:val="22"/>
          <w:rtl/>
        </w:rPr>
        <w:t>برای محاسبه نیروی وارد شده در اتصالات، هر رابط را جداگانه در نظر می‌</w:t>
      </w:r>
      <w:r>
        <w:rPr>
          <w:rFonts w:cs="B Nazanin" w:hint="cs"/>
          <w:sz w:val="22"/>
          <w:szCs w:val="22"/>
          <w:rtl/>
          <w:cs/>
        </w:rPr>
        <w:t xml:space="preserve">‎گیریم و نیروهای مجهول را به آن وارد </w:t>
      </w:r>
      <w:r>
        <w:rPr>
          <w:rFonts w:cs="B Nazanin" w:hint="cs"/>
          <w:sz w:val="22"/>
          <w:szCs w:val="22"/>
          <w:rtl/>
          <w:cs/>
        </w:rPr>
        <w:lastRenderedPageBreak/>
        <w:t>می‌کنیم. پس از آن، ماتریس معادلات نیرویی ساخته می‌شود که با نرم‌افزار حل عددی، محاسبه می‌گردد.</w:t>
      </w:r>
    </w:p>
    <w:p w:rsidR="0017026B" w:rsidRDefault="00E35B63" w:rsidP="00B67836">
      <w:pPr>
        <w:bidi/>
        <w:rPr>
          <w:rFonts w:cs="B Nazanin"/>
          <w:sz w:val="22"/>
          <w:szCs w:val="22"/>
        </w:rPr>
        <w:sectPr w:rsidR="0017026B" w:rsidSect="00F42C99">
          <w:type w:val="continuous"/>
          <w:pgSz w:w="11906" w:h="16838" w:code="9"/>
          <w:pgMar w:top="2268" w:right="1701" w:bottom="2268" w:left="1701" w:header="561" w:footer="561" w:gutter="0"/>
          <w:cols w:num="2" w:space="454"/>
          <w:titlePg/>
          <w:bidi/>
          <w:docGrid w:linePitch="360"/>
        </w:sectPr>
      </w:pPr>
      <w:r>
        <w:rPr>
          <w:rFonts w:cs="B Nazanin" w:hint="cs"/>
          <w:sz w:val="22"/>
          <w:szCs w:val="22"/>
          <w:rtl/>
        </w:rPr>
        <w:lastRenderedPageBreak/>
        <w:t xml:space="preserve">به دلیل محدودیت تنها ماتریس معادلات مکانیزم ورقگیر در </w:t>
      </w:r>
      <w:r w:rsidR="00B67836">
        <w:rPr>
          <w:rFonts w:cs="B Nazanin" w:hint="cs"/>
          <w:sz w:val="22"/>
          <w:szCs w:val="22"/>
          <w:rtl/>
        </w:rPr>
        <w:t>معادله 11</w:t>
      </w:r>
      <w:r>
        <w:rPr>
          <w:rFonts w:cs="B Nazanin" w:hint="cs"/>
          <w:sz w:val="22"/>
          <w:szCs w:val="22"/>
          <w:rtl/>
        </w:rPr>
        <w:t xml:space="preserve"> ارائه شده است. ماتریس معادلات مکانیزم </w:t>
      </w:r>
      <w:r w:rsidR="00CE5485">
        <w:rPr>
          <w:rFonts w:cs="B Nazanin" w:hint="cs"/>
          <w:sz w:val="22"/>
          <w:szCs w:val="22"/>
          <w:rtl/>
        </w:rPr>
        <w:t>سنبه</w:t>
      </w:r>
      <w:r>
        <w:rPr>
          <w:rFonts w:cs="B Nazanin" w:hint="cs"/>
          <w:sz w:val="22"/>
          <w:szCs w:val="22"/>
          <w:rtl/>
        </w:rPr>
        <w:t>‌زن به</w:t>
      </w:r>
      <w:r w:rsidR="00227189">
        <w:rPr>
          <w:rFonts w:cs="B Nazanin" w:hint="cs"/>
          <w:sz w:val="22"/>
          <w:szCs w:val="22"/>
          <w:rtl/>
        </w:rPr>
        <w:t xml:space="preserve"> طریق کاملا مشابه به دست می‌آید.</w:t>
      </w:r>
    </w:p>
    <w:p w:rsidR="0017026B" w:rsidRDefault="0017026B" w:rsidP="00271836">
      <w:pPr>
        <w:bidi/>
        <w:rPr>
          <w:rFonts w:cs="B Nazanin"/>
          <w:sz w:val="22"/>
          <w:szCs w:val="22"/>
          <w:rtl/>
        </w:rPr>
        <w:sectPr w:rsidR="0017026B" w:rsidSect="0094553E">
          <w:type w:val="continuous"/>
          <w:pgSz w:w="11906" w:h="16838" w:code="9"/>
          <w:pgMar w:top="2430" w:right="1699" w:bottom="2275" w:left="1699" w:header="562" w:footer="562" w:gutter="0"/>
          <w:cols w:num="2" w:space="720"/>
          <w:titlePg/>
          <w:bidi/>
          <w:rtlGutter/>
          <w:docGrid w:linePitch="360"/>
        </w:sectPr>
      </w:pPr>
    </w:p>
    <w:p w:rsidR="0017026B" w:rsidRDefault="0056565B" w:rsidP="00271836">
      <w:pPr>
        <w:bidi/>
        <w:ind w:left="-139"/>
        <w:jc w:val="center"/>
        <w:rPr>
          <w:rFonts w:cs="2  Nazanin"/>
          <w:color w:val="000000" w:themeColor="text1"/>
          <w:position w:val="-58"/>
          <w:sz w:val="28"/>
          <w:szCs w:val="28"/>
        </w:rPr>
      </w:pPr>
      <w:r>
        <w:rPr>
          <w:rFonts w:cs="2  Nazanin"/>
          <w:noProof/>
          <w:color w:val="000000" w:themeColor="text1"/>
          <w:position w:val="-58"/>
          <w:sz w:val="28"/>
          <w:szCs w:val="28"/>
          <w:lang w:bidi="ar-SA"/>
        </w:rPr>
        <w:lastRenderedPageBreak/>
        <w:pict>
          <v:shapetype id="_x0000_t202" coordsize="21600,21600" o:spt="202" path="m,l,21600r21600,l21600,xe">
            <v:stroke joinstyle="miter"/>
            <v:path gradientshapeok="t" o:connecttype="rect"/>
          </v:shapetype>
          <v:shape id="_x0000_s1127" type="#_x0000_t202" style="position:absolute;left:0;text-align:left;margin-left:398.2pt;margin-top:254.35pt;width:54pt;height:19pt;z-index:251693056" filled="f" stroked="f">
            <v:textbox style="mso-next-textbox:#_x0000_s1127">
              <w:txbxContent>
                <w:p w:rsidR="00E87E47" w:rsidRPr="00271836" w:rsidRDefault="00E87E47" w:rsidP="00B67836">
                  <w:pPr>
                    <w:jc w:val="center"/>
                    <w:rPr>
                      <w:rFonts w:cs="B Nazanin"/>
                      <w:sz w:val="22"/>
                      <w:szCs w:val="22"/>
                    </w:rPr>
                  </w:pPr>
                  <w:r w:rsidRPr="00271836">
                    <w:rPr>
                      <w:rFonts w:cs="B Nazanin" w:hint="cs"/>
                      <w:sz w:val="22"/>
                      <w:szCs w:val="22"/>
                      <w:rtl/>
                    </w:rPr>
                    <w:t>(11)</w:t>
                  </w:r>
                </w:p>
              </w:txbxContent>
            </v:textbox>
          </v:shape>
        </w:pict>
      </w:r>
      <w:r w:rsidR="00931CC1" w:rsidRPr="00E5464E">
        <w:rPr>
          <w:rFonts w:cs="2  Nazanin"/>
          <w:color w:val="000000" w:themeColor="text1"/>
          <w:position w:val="-58"/>
          <w:sz w:val="28"/>
          <w:szCs w:val="28"/>
        </w:rPr>
        <w:object w:dxaOrig="11580" w:dyaOrig="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62.5pt" o:ole="">
            <v:imagedata r:id="rId29" o:title=""/>
          </v:shape>
          <o:OLEObject Type="Embed" ProgID="Equation.DSMT4" ShapeID="_x0000_i1025" DrawAspect="Content" ObjectID="_1596321106" r:id="rId30"/>
        </w:object>
      </w:r>
    </w:p>
    <w:p w:rsidR="00D16697" w:rsidRPr="00D16697" w:rsidRDefault="00D16697" w:rsidP="00D16697">
      <w:pPr>
        <w:bidi/>
        <w:rPr>
          <w:rFonts w:cs="B Nazanin"/>
          <w:sz w:val="18"/>
          <w:szCs w:val="18"/>
          <w:rtl/>
        </w:rPr>
        <w:sectPr w:rsidR="00D16697" w:rsidRPr="00D16697" w:rsidSect="00EB4774">
          <w:type w:val="continuous"/>
          <w:pgSz w:w="11906" w:h="16838" w:code="9"/>
          <w:pgMar w:top="2275" w:right="1699" w:bottom="2275" w:left="1699" w:header="562" w:footer="562" w:gutter="0"/>
          <w:cols w:space="720"/>
          <w:titlePg/>
          <w:bidi/>
          <w:rtlGutter/>
          <w:docGrid w:linePitch="360"/>
        </w:sectPr>
      </w:pPr>
    </w:p>
    <w:p w:rsidR="00E4293F" w:rsidRDefault="0094646E" w:rsidP="00991873">
      <w:pPr>
        <w:bidi/>
        <w:rPr>
          <w:rFonts w:cs="B Nazanin"/>
          <w:sz w:val="22"/>
          <w:szCs w:val="22"/>
          <w:rtl/>
        </w:rPr>
      </w:pPr>
      <w:r w:rsidRPr="00A33E54">
        <w:rPr>
          <w:rFonts w:cs="B Nazanin" w:hint="cs"/>
          <w:sz w:val="22"/>
          <w:szCs w:val="22"/>
          <w:rtl/>
        </w:rPr>
        <w:lastRenderedPageBreak/>
        <w:t xml:space="preserve">با به دست آمدن </w:t>
      </w:r>
      <w:r w:rsidR="00A33E54">
        <w:rPr>
          <w:rFonts w:cs="B Nazanin" w:hint="cs"/>
          <w:sz w:val="22"/>
          <w:szCs w:val="22"/>
          <w:rtl/>
        </w:rPr>
        <w:t>نیروی</w:t>
      </w:r>
      <w:r w:rsidR="00593EAD">
        <w:rPr>
          <w:rFonts w:cs="B Nazanin" w:hint="cs"/>
          <w:sz w:val="22"/>
          <w:szCs w:val="22"/>
          <w:rtl/>
        </w:rPr>
        <w:t xml:space="preserve"> هر</w:t>
      </w:r>
      <w:r w:rsidR="00A33E54">
        <w:rPr>
          <w:rFonts w:cs="B Nazanin" w:hint="cs"/>
          <w:sz w:val="22"/>
          <w:szCs w:val="22"/>
          <w:rtl/>
        </w:rPr>
        <w:t xml:space="preserve"> مفصل، این نیروها در دو حالت تک‌</w:t>
      </w:r>
      <w:r w:rsidR="007811F1">
        <w:rPr>
          <w:rFonts w:cs="B Nazanin" w:hint="cs"/>
          <w:sz w:val="22"/>
          <w:szCs w:val="22"/>
          <w:rtl/>
        </w:rPr>
        <w:t>عمله</w:t>
      </w:r>
      <w:r w:rsidR="00A33E54">
        <w:rPr>
          <w:rFonts w:cs="B Nazanin" w:hint="cs"/>
          <w:sz w:val="22"/>
          <w:szCs w:val="22"/>
          <w:rtl/>
        </w:rPr>
        <w:t xml:space="preserve"> </w:t>
      </w:r>
      <w:r w:rsidR="00F1737F">
        <w:rPr>
          <w:rFonts w:cs="B Nazanin" w:hint="cs"/>
          <w:sz w:val="22"/>
          <w:szCs w:val="22"/>
          <w:rtl/>
        </w:rPr>
        <w:t xml:space="preserve">شده </w:t>
      </w:r>
      <w:r w:rsidR="00A33E54">
        <w:rPr>
          <w:rFonts w:cs="B Nazanin" w:hint="cs"/>
          <w:sz w:val="22"/>
          <w:szCs w:val="22"/>
          <w:rtl/>
        </w:rPr>
        <w:t>و دو</w:t>
      </w:r>
      <w:r w:rsidR="007811F1">
        <w:rPr>
          <w:rFonts w:cs="B Nazanin" w:hint="cs"/>
          <w:sz w:val="22"/>
          <w:szCs w:val="22"/>
          <w:rtl/>
        </w:rPr>
        <w:t>عمله</w:t>
      </w:r>
      <w:r w:rsidR="00F1737F">
        <w:rPr>
          <w:rFonts w:cs="B Nazanin" w:hint="cs"/>
          <w:sz w:val="22"/>
          <w:szCs w:val="22"/>
          <w:rtl/>
        </w:rPr>
        <w:t xml:space="preserve"> استاندارد</w:t>
      </w:r>
      <w:r w:rsidR="00A33E54">
        <w:rPr>
          <w:rFonts w:cs="B Nazanin" w:hint="cs"/>
          <w:sz w:val="22"/>
          <w:szCs w:val="22"/>
          <w:rtl/>
        </w:rPr>
        <w:t xml:space="preserve"> مقایسه می‌شوند. </w:t>
      </w:r>
      <w:r w:rsidR="00F1737F">
        <w:rPr>
          <w:rFonts w:cs="B Nazanin" w:hint="cs"/>
          <w:sz w:val="22"/>
          <w:szCs w:val="22"/>
          <w:rtl/>
        </w:rPr>
        <w:t xml:space="preserve">چون </w:t>
      </w:r>
      <w:r w:rsidR="00A33E54">
        <w:rPr>
          <w:rFonts w:cs="B Nazanin" w:hint="cs"/>
          <w:sz w:val="22"/>
          <w:szCs w:val="22"/>
          <w:rtl/>
        </w:rPr>
        <w:t>در حالت تک‌</w:t>
      </w:r>
      <w:r w:rsidR="007811F1">
        <w:rPr>
          <w:rFonts w:cs="B Nazanin" w:hint="cs"/>
          <w:sz w:val="22"/>
          <w:szCs w:val="22"/>
          <w:rtl/>
        </w:rPr>
        <w:t>عمله</w:t>
      </w:r>
      <w:r w:rsidR="00F1737F">
        <w:rPr>
          <w:rFonts w:cs="B Nazanin" w:hint="cs"/>
          <w:sz w:val="22"/>
          <w:szCs w:val="22"/>
          <w:rtl/>
        </w:rPr>
        <w:t>،</w:t>
      </w:r>
      <w:r w:rsidR="00A33E54">
        <w:rPr>
          <w:rFonts w:cs="B Nazanin" w:hint="cs"/>
          <w:sz w:val="22"/>
          <w:szCs w:val="22"/>
          <w:rtl/>
        </w:rPr>
        <w:t xml:space="preserve"> نیرویی به لغزنده مکانیزم ورقگیر وارد نمی‌شود، بنابراین مقایسه‌ی دو حالت بروی مکانیزم سمیه‌زن انجام می‌شود. به دلیل محدودیت تنها منحنی نیرویی یکی از مفاصل مهم مکانیزم </w:t>
      </w:r>
      <w:r w:rsidR="00CE5485">
        <w:rPr>
          <w:rFonts w:cs="B Nazanin" w:hint="cs"/>
          <w:sz w:val="22"/>
          <w:szCs w:val="22"/>
          <w:rtl/>
        </w:rPr>
        <w:t>سنبه</w:t>
      </w:r>
      <w:r w:rsidR="00A33E54">
        <w:rPr>
          <w:rFonts w:cs="B Nazanin" w:hint="cs"/>
          <w:sz w:val="22"/>
          <w:szCs w:val="22"/>
          <w:rtl/>
        </w:rPr>
        <w:t>‌زن</w:t>
      </w:r>
      <w:r w:rsidR="00F1737F">
        <w:rPr>
          <w:rFonts w:cs="B Nazanin" w:hint="cs"/>
          <w:sz w:val="22"/>
          <w:szCs w:val="22"/>
          <w:rtl/>
        </w:rPr>
        <w:t xml:space="preserve"> </w:t>
      </w:r>
      <w:r w:rsidR="00A3541F">
        <w:rPr>
          <w:rFonts w:cs="B Nazanin" w:hint="cs"/>
          <w:sz w:val="22"/>
          <w:szCs w:val="22"/>
          <w:rtl/>
        </w:rPr>
        <w:t>(مفصل بین دو رابط 1 و 8 شکل4)</w:t>
      </w:r>
      <w:r w:rsidR="00A33E54">
        <w:rPr>
          <w:rFonts w:cs="B Nazanin" w:hint="cs"/>
          <w:sz w:val="22"/>
          <w:szCs w:val="22"/>
          <w:rtl/>
        </w:rPr>
        <w:t xml:space="preserve"> در شکل</w:t>
      </w:r>
      <w:r w:rsidR="00A3541F">
        <w:rPr>
          <w:rFonts w:cs="B Nazanin" w:hint="cs"/>
          <w:sz w:val="22"/>
          <w:szCs w:val="22"/>
          <w:rtl/>
        </w:rPr>
        <w:t>5</w:t>
      </w:r>
      <w:r w:rsidR="00A33E54">
        <w:rPr>
          <w:rFonts w:cs="B Nazanin" w:hint="cs"/>
          <w:sz w:val="22"/>
          <w:szCs w:val="22"/>
          <w:rtl/>
        </w:rPr>
        <w:t xml:space="preserve"> آورده شده است. بقیه مفاصل منحنی‌هایی </w:t>
      </w:r>
      <w:r w:rsidR="00440493">
        <w:rPr>
          <w:rFonts w:cs="B Nazanin" w:hint="cs"/>
          <w:sz w:val="22"/>
          <w:szCs w:val="22"/>
          <w:rtl/>
        </w:rPr>
        <w:t>مشابه</w:t>
      </w:r>
      <w:r w:rsidR="00A33E54">
        <w:rPr>
          <w:rFonts w:cs="B Nazanin" w:hint="cs"/>
          <w:sz w:val="22"/>
          <w:szCs w:val="22"/>
          <w:rtl/>
        </w:rPr>
        <w:t xml:space="preserve"> دارند.</w:t>
      </w:r>
      <w:r w:rsidR="00E4293F">
        <w:rPr>
          <w:rFonts w:cs="B Nazanin" w:hint="cs"/>
          <w:sz w:val="22"/>
          <w:szCs w:val="22"/>
          <w:rtl/>
        </w:rPr>
        <w:t xml:space="preserve"> حداکثر نیروی وارد شده به هر مفصل </w:t>
      </w:r>
      <w:r w:rsidR="00F1737F">
        <w:rPr>
          <w:rFonts w:cs="B Nazanin" w:hint="cs"/>
          <w:sz w:val="22"/>
          <w:szCs w:val="22"/>
          <w:rtl/>
        </w:rPr>
        <w:t xml:space="preserve">در جدول2 ارائه شده است. </w:t>
      </w:r>
      <w:r w:rsidR="00991873">
        <w:rPr>
          <w:rFonts w:cs="B Nazanin" w:hint="cs"/>
          <w:sz w:val="22"/>
          <w:szCs w:val="22"/>
          <w:rtl/>
        </w:rPr>
        <w:t>خانه</w:t>
      </w:r>
      <w:r w:rsidR="00E4293F">
        <w:rPr>
          <w:rFonts w:cs="B Nazanin" w:hint="cs"/>
          <w:sz w:val="22"/>
          <w:szCs w:val="22"/>
          <w:rtl/>
        </w:rPr>
        <w:t>‌های تیره‌رنگ جدول</w:t>
      </w:r>
      <w:r w:rsidR="001B0318">
        <w:rPr>
          <w:rFonts w:cs="B Nazanin" w:hint="cs"/>
          <w:sz w:val="22"/>
          <w:szCs w:val="22"/>
          <w:rtl/>
        </w:rPr>
        <w:t>،</w:t>
      </w:r>
      <w:r w:rsidR="00E4293F">
        <w:rPr>
          <w:rFonts w:cs="B Nazanin" w:hint="cs"/>
          <w:sz w:val="22"/>
          <w:szCs w:val="22"/>
          <w:rtl/>
        </w:rPr>
        <w:t xml:space="preserve"> مربوط به مکانیزم </w:t>
      </w:r>
      <w:r w:rsidR="00CE5485">
        <w:rPr>
          <w:rFonts w:cs="B Nazanin" w:hint="cs"/>
          <w:sz w:val="22"/>
          <w:szCs w:val="22"/>
          <w:rtl/>
        </w:rPr>
        <w:t>سنبه</w:t>
      </w:r>
      <w:r w:rsidR="00E4293F">
        <w:rPr>
          <w:rFonts w:cs="B Nazanin" w:hint="cs"/>
          <w:sz w:val="22"/>
          <w:szCs w:val="22"/>
          <w:rtl/>
        </w:rPr>
        <w:t xml:space="preserve"> زن هستند.</w:t>
      </w:r>
    </w:p>
    <w:p w:rsidR="00631078" w:rsidRDefault="00631078" w:rsidP="00631078">
      <w:pPr>
        <w:bidi/>
        <w:rPr>
          <w:rFonts w:cs="B Nazanin"/>
          <w:sz w:val="22"/>
          <w:szCs w:val="22"/>
          <w:rtl/>
        </w:rPr>
      </w:pPr>
    </w:p>
    <w:p w:rsidR="00E567E1" w:rsidRDefault="00206F50" w:rsidP="00216D15">
      <w:pPr>
        <w:bidi/>
        <w:ind w:left="-217"/>
        <w:jc w:val="center"/>
        <w:rPr>
          <w:rFonts w:cs="B Nazanin"/>
          <w:b/>
          <w:bCs/>
          <w:sz w:val="20"/>
          <w:szCs w:val="20"/>
          <w:rtl/>
        </w:rPr>
      </w:pPr>
      <w:r>
        <w:rPr>
          <w:rFonts w:cs="B Nazanin"/>
          <w:noProof/>
          <w:sz w:val="22"/>
          <w:szCs w:val="22"/>
          <w:rtl/>
          <w:lang w:bidi="ar-SA"/>
        </w:rPr>
        <w:lastRenderedPageBreak/>
        <w:drawing>
          <wp:inline distT="0" distB="0" distL="0" distR="0">
            <wp:extent cx="3027484" cy="1616365"/>
            <wp:effectExtent l="19050" t="0" r="1466" b="0"/>
            <wp:docPr id="18" name="Picture 18" descr="C:\Users\a\Desktop\Compare F18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esktop\Compare F18  .jpg"/>
                    <pic:cNvPicPr>
                      <a:picLocks noChangeAspect="1" noChangeArrowheads="1"/>
                    </pic:cNvPicPr>
                  </pic:nvPicPr>
                  <pic:blipFill>
                    <a:blip r:embed="rId31" cstate="print"/>
                    <a:srcRect/>
                    <a:stretch>
                      <a:fillRect/>
                    </a:stretch>
                  </pic:blipFill>
                  <pic:spPr bwMode="auto">
                    <a:xfrm>
                      <a:off x="0" y="0"/>
                      <a:ext cx="3029626" cy="1617509"/>
                    </a:xfrm>
                    <a:prstGeom prst="rect">
                      <a:avLst/>
                    </a:prstGeom>
                    <a:noFill/>
                    <a:ln w="9525">
                      <a:noFill/>
                      <a:miter lim="800000"/>
                      <a:headEnd/>
                      <a:tailEnd/>
                    </a:ln>
                  </pic:spPr>
                </pic:pic>
              </a:graphicData>
            </a:graphic>
          </wp:inline>
        </w:drawing>
      </w:r>
      <w:r w:rsidR="00E567E1" w:rsidRPr="00216D15">
        <w:rPr>
          <w:rFonts w:cs="B Nazanin" w:hint="cs"/>
          <w:b/>
          <w:bCs/>
          <w:sz w:val="20"/>
          <w:szCs w:val="20"/>
          <w:rtl/>
        </w:rPr>
        <w:t>شکل 1</w:t>
      </w:r>
      <w:r w:rsidR="00E4293F" w:rsidRPr="00216D15">
        <w:rPr>
          <w:rFonts w:cs="B Nazanin" w:hint="cs"/>
          <w:b/>
          <w:bCs/>
          <w:sz w:val="20"/>
          <w:szCs w:val="20"/>
          <w:rtl/>
        </w:rPr>
        <w:t>4</w:t>
      </w:r>
      <w:r w:rsidR="00E567E1" w:rsidRPr="00216D15">
        <w:rPr>
          <w:rFonts w:cs="B Nazanin" w:hint="cs"/>
          <w:b/>
          <w:bCs/>
          <w:sz w:val="20"/>
          <w:szCs w:val="20"/>
          <w:rtl/>
        </w:rPr>
        <w:t>- نیروی وارده بر یکی از مفاصل مکانیزم</w:t>
      </w:r>
      <w:r w:rsidR="008B23A7" w:rsidRPr="00216D15">
        <w:rPr>
          <w:rFonts w:cs="B Nazanin" w:hint="cs"/>
          <w:b/>
          <w:bCs/>
          <w:sz w:val="20"/>
          <w:szCs w:val="20"/>
          <w:rtl/>
        </w:rPr>
        <w:t xml:space="preserve">‌ </w:t>
      </w:r>
      <w:r w:rsidR="00CE5485">
        <w:rPr>
          <w:rFonts w:cs="B Nazanin" w:hint="cs"/>
          <w:b/>
          <w:bCs/>
          <w:sz w:val="20"/>
          <w:szCs w:val="20"/>
          <w:rtl/>
        </w:rPr>
        <w:t>سنبه</w:t>
      </w:r>
      <w:r w:rsidR="00E567E1" w:rsidRPr="00216D15">
        <w:rPr>
          <w:rFonts w:cs="B Nazanin" w:hint="cs"/>
          <w:b/>
          <w:bCs/>
          <w:sz w:val="20"/>
          <w:szCs w:val="20"/>
          <w:rtl/>
        </w:rPr>
        <w:t>‌زن</w:t>
      </w:r>
    </w:p>
    <w:p w:rsidR="00216D15" w:rsidRDefault="00216D15" w:rsidP="00216D15">
      <w:pPr>
        <w:bidi/>
        <w:ind w:left="-217"/>
        <w:jc w:val="center"/>
        <w:rPr>
          <w:rFonts w:cs="B Nazanin"/>
          <w:sz w:val="22"/>
          <w:szCs w:val="22"/>
          <w:rtl/>
        </w:rPr>
      </w:pPr>
    </w:p>
    <w:p w:rsidR="00E4293F" w:rsidRPr="00E4293F" w:rsidRDefault="00546353" w:rsidP="0056109B">
      <w:pPr>
        <w:bidi/>
        <w:rPr>
          <w:rFonts w:cs="B Nazanin"/>
          <w:b/>
          <w:bCs/>
          <w:sz w:val="22"/>
          <w:szCs w:val="22"/>
          <w:rtl/>
        </w:rPr>
      </w:pPr>
      <w:r>
        <w:rPr>
          <w:rFonts w:cs="B Nazanin" w:hint="cs"/>
          <w:b/>
          <w:bCs/>
          <w:sz w:val="22"/>
          <w:szCs w:val="22"/>
          <w:rtl/>
        </w:rPr>
        <w:t>3</w:t>
      </w:r>
      <w:r w:rsidR="00AE48EA" w:rsidRPr="00546353">
        <w:rPr>
          <w:rFonts w:cs="B Nazanin" w:hint="cs"/>
          <w:b/>
          <w:bCs/>
          <w:sz w:val="22"/>
          <w:szCs w:val="22"/>
          <w:rtl/>
        </w:rPr>
        <w:t>-</w:t>
      </w:r>
      <w:r w:rsidR="0056109B">
        <w:rPr>
          <w:rFonts w:cs="B Nazanin" w:hint="cs"/>
          <w:b/>
          <w:bCs/>
          <w:sz w:val="22"/>
          <w:szCs w:val="22"/>
          <w:rtl/>
        </w:rPr>
        <w:t>5</w:t>
      </w:r>
      <w:r w:rsidR="00AE48EA" w:rsidRPr="00546353">
        <w:rPr>
          <w:rFonts w:cs="B Nazanin" w:hint="cs"/>
          <w:b/>
          <w:bCs/>
          <w:sz w:val="22"/>
          <w:szCs w:val="22"/>
          <w:rtl/>
        </w:rPr>
        <w:t>- بحث و نتیجه‌گیری</w:t>
      </w:r>
    </w:p>
    <w:p w:rsidR="00631078" w:rsidRDefault="00AE48EA" w:rsidP="00F1737F">
      <w:pPr>
        <w:bidi/>
        <w:rPr>
          <w:rFonts w:cs="B Nazanin"/>
          <w:sz w:val="22"/>
          <w:szCs w:val="22"/>
          <w:rtl/>
        </w:rPr>
        <w:sectPr w:rsidR="00631078" w:rsidSect="002C5FCE">
          <w:type w:val="continuous"/>
          <w:pgSz w:w="11906" w:h="16838" w:code="9"/>
          <w:pgMar w:top="2268" w:right="1701" w:bottom="2268" w:left="1701" w:header="561" w:footer="561" w:gutter="0"/>
          <w:cols w:num="2" w:space="454"/>
          <w:titlePg/>
          <w:bidi/>
          <w:rtlGutter/>
          <w:docGrid w:linePitch="360"/>
        </w:sectPr>
      </w:pPr>
      <w:r w:rsidRPr="00CB0304">
        <w:rPr>
          <w:rFonts w:cs="B Nazanin" w:hint="cs"/>
          <w:sz w:val="22"/>
          <w:szCs w:val="22"/>
          <w:rtl/>
        </w:rPr>
        <w:t xml:space="preserve">در حالت تک‌عمله به دلیل اینکه نیروی خارجی به </w:t>
      </w:r>
      <w:r w:rsidR="00F1737F" w:rsidRPr="00CB0304">
        <w:rPr>
          <w:rFonts w:cs="B Nazanin" w:hint="cs"/>
          <w:sz w:val="22"/>
          <w:szCs w:val="22"/>
          <w:rtl/>
        </w:rPr>
        <w:t xml:space="preserve">مکانیزم </w:t>
      </w:r>
      <w:r w:rsidR="00F1737F">
        <w:rPr>
          <w:rFonts w:cs="B Nazanin" w:hint="cs"/>
          <w:sz w:val="22"/>
          <w:szCs w:val="22"/>
          <w:rtl/>
        </w:rPr>
        <w:t>ورقگیر</w:t>
      </w:r>
      <w:r w:rsidRPr="00CB0304">
        <w:rPr>
          <w:rFonts w:cs="B Nazanin" w:hint="cs"/>
          <w:sz w:val="22"/>
          <w:szCs w:val="22"/>
          <w:rtl/>
        </w:rPr>
        <w:t xml:space="preserve"> اعمال نمی‌شود،</w:t>
      </w:r>
      <w:r w:rsidR="0037695D">
        <w:rPr>
          <w:rFonts w:cs="B Nazanin" w:hint="cs"/>
          <w:sz w:val="22"/>
          <w:szCs w:val="22"/>
          <w:rtl/>
        </w:rPr>
        <w:t xml:space="preserve"> </w:t>
      </w:r>
      <w:r w:rsidRPr="00CB0304">
        <w:rPr>
          <w:rFonts w:cs="B Nazanin" w:hint="cs"/>
          <w:sz w:val="22"/>
          <w:szCs w:val="22"/>
          <w:rtl/>
        </w:rPr>
        <w:t>نیروی اتصالات</w:t>
      </w:r>
      <w:r w:rsidR="0017026B">
        <w:rPr>
          <w:rFonts w:cs="B Nazanin" w:hint="cs"/>
          <w:sz w:val="22"/>
          <w:szCs w:val="22"/>
          <w:rtl/>
        </w:rPr>
        <w:t>ش</w:t>
      </w:r>
      <w:r w:rsidRPr="00CB0304">
        <w:rPr>
          <w:rFonts w:cs="B Nazanin" w:hint="cs"/>
          <w:sz w:val="22"/>
          <w:szCs w:val="22"/>
          <w:rtl/>
        </w:rPr>
        <w:t xml:space="preserve"> نسبت به حالت</w:t>
      </w:r>
      <w:r w:rsidR="0037695D">
        <w:rPr>
          <w:rFonts w:cs="B Nazanin" w:hint="cs"/>
          <w:sz w:val="22"/>
          <w:szCs w:val="22"/>
          <w:rtl/>
        </w:rPr>
        <w:t xml:space="preserve"> دو</w:t>
      </w:r>
      <w:r w:rsidR="007811F1">
        <w:rPr>
          <w:rFonts w:cs="B Nazanin" w:hint="cs"/>
          <w:sz w:val="22"/>
          <w:szCs w:val="22"/>
          <w:rtl/>
        </w:rPr>
        <w:t>عمله</w:t>
      </w:r>
      <w:r w:rsidRPr="00CB0304">
        <w:rPr>
          <w:rFonts w:cs="B Nazanin" w:hint="cs"/>
          <w:sz w:val="22"/>
          <w:szCs w:val="22"/>
          <w:rtl/>
        </w:rPr>
        <w:t xml:space="preserve"> تقریباً قابل صرف نظر و برابر با نیروی اینرسی </w:t>
      </w:r>
      <w:r w:rsidR="00DF147B">
        <w:rPr>
          <w:rFonts w:cs="B Nazanin" w:hint="cs"/>
          <w:sz w:val="22"/>
          <w:szCs w:val="22"/>
          <w:rtl/>
        </w:rPr>
        <w:t>رابط‌</w:t>
      </w:r>
      <w:r w:rsidRPr="00CB0304">
        <w:rPr>
          <w:rFonts w:cs="B Nazanin" w:hint="cs"/>
          <w:sz w:val="22"/>
          <w:szCs w:val="22"/>
          <w:rtl/>
        </w:rPr>
        <w:t xml:space="preserve">‌هاست. اما در مورد مکانیزم </w:t>
      </w:r>
      <w:r w:rsidR="00CE5485">
        <w:rPr>
          <w:rFonts w:cs="B Nazanin" w:hint="cs"/>
          <w:sz w:val="22"/>
          <w:szCs w:val="22"/>
          <w:rtl/>
        </w:rPr>
        <w:t>سنبه</w:t>
      </w:r>
      <w:r w:rsidR="00452557">
        <w:rPr>
          <w:rFonts w:cs="B Nazanin" w:hint="cs"/>
          <w:sz w:val="22"/>
          <w:szCs w:val="22"/>
          <w:rtl/>
        </w:rPr>
        <w:t>‌زن</w:t>
      </w:r>
      <w:r w:rsidRPr="00CB0304">
        <w:rPr>
          <w:rFonts w:cs="B Nazanin" w:hint="cs"/>
          <w:sz w:val="22"/>
          <w:szCs w:val="22"/>
          <w:rtl/>
        </w:rPr>
        <w:t xml:space="preserve"> افزایش قابل ملاحظه‌ای نسبت به حالت </w:t>
      </w:r>
      <w:r w:rsidR="0037695D">
        <w:rPr>
          <w:rFonts w:cs="B Nazanin" w:hint="cs"/>
          <w:sz w:val="22"/>
          <w:szCs w:val="22"/>
          <w:rtl/>
        </w:rPr>
        <w:t>دو</w:t>
      </w:r>
      <w:r w:rsidR="007811F1">
        <w:rPr>
          <w:rFonts w:cs="B Nazanin" w:hint="cs"/>
          <w:sz w:val="22"/>
          <w:szCs w:val="22"/>
          <w:rtl/>
        </w:rPr>
        <w:t>عمله</w:t>
      </w:r>
      <w:r w:rsidR="00F1737F">
        <w:rPr>
          <w:rFonts w:cs="B Nazanin" w:hint="cs"/>
          <w:sz w:val="22"/>
          <w:szCs w:val="22"/>
          <w:rtl/>
        </w:rPr>
        <w:t xml:space="preserve"> استاندارد</w:t>
      </w:r>
      <w:r w:rsidRPr="00CB0304">
        <w:rPr>
          <w:rFonts w:cs="B Nazanin" w:hint="cs"/>
          <w:sz w:val="22"/>
          <w:szCs w:val="22"/>
          <w:rtl/>
        </w:rPr>
        <w:t xml:space="preserve"> مشاهده می‌شود</w:t>
      </w:r>
      <w:r w:rsidR="0037695D">
        <w:rPr>
          <w:rFonts w:cs="B Nazanin" w:hint="cs"/>
          <w:sz w:val="22"/>
          <w:szCs w:val="22"/>
          <w:rtl/>
        </w:rPr>
        <w:t>.</w:t>
      </w:r>
      <w:r w:rsidRPr="00CB0304">
        <w:rPr>
          <w:rFonts w:cs="B Nazanin" w:hint="cs"/>
          <w:sz w:val="22"/>
          <w:szCs w:val="22"/>
          <w:rtl/>
        </w:rPr>
        <w:t xml:space="preserve"> این نتایج حاکی از آن است که استفاده از قالب‌های </w:t>
      </w:r>
      <w:r w:rsidR="0017026B">
        <w:rPr>
          <w:rFonts w:cs="B Nazanin" w:hint="cs"/>
          <w:sz w:val="22"/>
          <w:szCs w:val="22"/>
          <w:rtl/>
        </w:rPr>
        <w:lastRenderedPageBreak/>
        <w:t>تک‌</w:t>
      </w:r>
      <w:r w:rsidR="007811F1">
        <w:rPr>
          <w:rFonts w:cs="B Nazanin" w:hint="cs"/>
          <w:sz w:val="22"/>
          <w:szCs w:val="22"/>
          <w:rtl/>
        </w:rPr>
        <w:t>عمله</w:t>
      </w:r>
      <w:r w:rsidRPr="00CB0304">
        <w:rPr>
          <w:rFonts w:cs="B Nazanin" w:hint="cs"/>
          <w:sz w:val="22"/>
          <w:szCs w:val="22"/>
          <w:rtl/>
        </w:rPr>
        <w:t xml:space="preserve"> در پرس </w:t>
      </w:r>
      <w:r w:rsidR="00E271D2">
        <w:rPr>
          <w:rFonts w:cs="B Nazanin" w:hint="cs"/>
          <w:sz w:val="22"/>
          <w:szCs w:val="22"/>
          <w:rtl/>
        </w:rPr>
        <w:t>دو</w:t>
      </w:r>
      <w:r w:rsidR="007811F1">
        <w:rPr>
          <w:rFonts w:cs="B Nazanin" w:hint="cs"/>
          <w:sz w:val="22"/>
          <w:szCs w:val="22"/>
          <w:rtl/>
        </w:rPr>
        <w:t>عمله</w:t>
      </w:r>
      <w:r w:rsidRPr="00CB0304">
        <w:rPr>
          <w:rFonts w:cs="B Nazanin" w:hint="cs"/>
          <w:sz w:val="22"/>
          <w:szCs w:val="22"/>
          <w:rtl/>
        </w:rPr>
        <w:t xml:space="preserve"> احتمال خرابی </w:t>
      </w:r>
      <w:r w:rsidR="00DF147B">
        <w:rPr>
          <w:rFonts w:cs="B Nazanin" w:hint="cs"/>
          <w:sz w:val="22"/>
          <w:szCs w:val="22"/>
          <w:rtl/>
        </w:rPr>
        <w:t>رابط‌</w:t>
      </w:r>
      <w:r w:rsidR="00A05346">
        <w:rPr>
          <w:rFonts w:cs="B Nazanin" w:hint="cs"/>
          <w:sz w:val="22"/>
          <w:szCs w:val="22"/>
          <w:rtl/>
        </w:rPr>
        <w:t xml:space="preserve">‌ها را بالا </w:t>
      </w:r>
      <w:r w:rsidR="00A05346">
        <w:rPr>
          <w:rFonts w:cs="B Nazanin" w:hint="cs"/>
          <w:sz w:val="22"/>
          <w:szCs w:val="22"/>
          <w:rtl/>
        </w:rPr>
        <w:lastRenderedPageBreak/>
        <w:t>می‌برد</w:t>
      </w:r>
      <w:r w:rsidR="00A05346">
        <w:rPr>
          <w:rFonts w:cs="B Nazanin"/>
          <w:sz w:val="22"/>
          <w:szCs w:val="22"/>
        </w:rPr>
        <w:t>.</w:t>
      </w:r>
      <w:r w:rsidR="00F1737F">
        <w:rPr>
          <w:rFonts w:cs="B Nazanin" w:hint="cs"/>
          <w:sz w:val="22"/>
          <w:szCs w:val="22"/>
          <w:rtl/>
        </w:rPr>
        <w:t xml:space="preserve"> داده‌های جدول2 این نتایج را تایید می</w:t>
      </w:r>
      <w:r w:rsidR="008F4230">
        <w:rPr>
          <w:rFonts w:cs="B Nazanin" w:hint="cs"/>
          <w:sz w:val="22"/>
          <w:szCs w:val="22"/>
          <w:rtl/>
        </w:rPr>
        <w:t>‌</w:t>
      </w:r>
      <w:r w:rsidR="00B0019D">
        <w:rPr>
          <w:rFonts w:cs="B Nazanin" w:hint="cs"/>
          <w:sz w:val="22"/>
          <w:szCs w:val="22"/>
          <w:rtl/>
        </w:rPr>
        <w:t>کند.</w:t>
      </w:r>
    </w:p>
    <w:p w:rsidR="00271836" w:rsidRDefault="00271836" w:rsidP="00FB0A57">
      <w:pPr>
        <w:bidi/>
        <w:jc w:val="center"/>
        <w:rPr>
          <w:rFonts w:cs="B Nazanin"/>
          <w:b/>
          <w:bCs/>
          <w:sz w:val="22"/>
          <w:szCs w:val="22"/>
        </w:rPr>
      </w:pPr>
    </w:p>
    <w:p w:rsidR="001B1B9B" w:rsidRPr="00FB0A57" w:rsidRDefault="001B1B9B" w:rsidP="00271836">
      <w:pPr>
        <w:bidi/>
        <w:jc w:val="center"/>
        <w:rPr>
          <w:rFonts w:cs="B Nazanin"/>
          <w:b/>
          <w:bCs/>
          <w:sz w:val="22"/>
          <w:szCs w:val="22"/>
          <w:rtl/>
        </w:rPr>
      </w:pPr>
      <w:r w:rsidRPr="00FB0A57">
        <w:rPr>
          <w:rFonts w:cs="B Nazanin" w:hint="cs"/>
          <w:b/>
          <w:bCs/>
          <w:sz w:val="22"/>
          <w:szCs w:val="22"/>
          <w:rtl/>
        </w:rPr>
        <w:t>جدول</w:t>
      </w:r>
      <w:r w:rsidR="00FB0A57" w:rsidRPr="00FB0A57">
        <w:rPr>
          <w:rFonts w:cs="B Nazanin" w:hint="cs"/>
          <w:b/>
          <w:bCs/>
          <w:sz w:val="22"/>
          <w:szCs w:val="22"/>
          <w:rtl/>
        </w:rPr>
        <w:t>2</w:t>
      </w:r>
      <w:r w:rsidRPr="00FB0A57">
        <w:rPr>
          <w:rFonts w:cs="B Nazanin" w:hint="cs"/>
          <w:b/>
          <w:bCs/>
          <w:sz w:val="22"/>
          <w:szCs w:val="22"/>
          <w:rtl/>
        </w:rPr>
        <w:t xml:space="preserve">- </w:t>
      </w:r>
      <w:r w:rsidR="00416327" w:rsidRPr="00FB0A57">
        <w:rPr>
          <w:rFonts w:cs="B Nazanin" w:hint="cs"/>
          <w:b/>
          <w:bCs/>
          <w:sz w:val="22"/>
          <w:szCs w:val="22"/>
          <w:rtl/>
        </w:rPr>
        <w:t>حداکثر  نیرو</w:t>
      </w:r>
      <w:r w:rsidRPr="00FB0A57">
        <w:rPr>
          <w:rFonts w:cs="B Nazanin" w:hint="cs"/>
          <w:b/>
          <w:bCs/>
          <w:sz w:val="22"/>
          <w:szCs w:val="22"/>
          <w:rtl/>
        </w:rPr>
        <w:t>ی</w:t>
      </w:r>
      <w:r w:rsidR="00416327" w:rsidRPr="00FB0A57">
        <w:rPr>
          <w:rFonts w:cs="B Nazanin" w:hint="cs"/>
          <w:b/>
          <w:bCs/>
          <w:sz w:val="22"/>
          <w:szCs w:val="22"/>
          <w:rtl/>
        </w:rPr>
        <w:t xml:space="preserve"> وارد شده به</w:t>
      </w:r>
      <w:r w:rsidRPr="00FB0A57">
        <w:rPr>
          <w:rFonts w:cs="B Nazanin" w:hint="cs"/>
          <w:b/>
          <w:bCs/>
          <w:sz w:val="22"/>
          <w:szCs w:val="22"/>
          <w:rtl/>
        </w:rPr>
        <w:t xml:space="preserve"> هر مفصل در دو حالت تک‌</w:t>
      </w:r>
      <w:r w:rsidR="007811F1">
        <w:rPr>
          <w:rFonts w:cs="B Nazanin" w:hint="cs"/>
          <w:b/>
          <w:bCs/>
          <w:sz w:val="22"/>
          <w:szCs w:val="22"/>
          <w:rtl/>
        </w:rPr>
        <w:t>عمله</w:t>
      </w:r>
      <w:r w:rsidRPr="00FB0A57">
        <w:rPr>
          <w:rFonts w:cs="B Nazanin" w:hint="cs"/>
          <w:b/>
          <w:bCs/>
          <w:sz w:val="22"/>
          <w:szCs w:val="22"/>
          <w:rtl/>
        </w:rPr>
        <w:t xml:space="preserve"> و دو</w:t>
      </w:r>
      <w:r w:rsidR="007811F1">
        <w:rPr>
          <w:rFonts w:cs="B Nazanin" w:hint="cs"/>
          <w:b/>
          <w:bCs/>
          <w:sz w:val="22"/>
          <w:szCs w:val="22"/>
          <w:rtl/>
        </w:rPr>
        <w:t>عمله</w:t>
      </w:r>
    </w:p>
    <w:tbl>
      <w:tblPr>
        <w:tblStyle w:val="TableGrid"/>
        <w:bidiVisual/>
        <w:tblW w:w="0" w:type="auto"/>
        <w:jc w:val="center"/>
        <w:tblLook w:val="04A0" w:firstRow="1" w:lastRow="0" w:firstColumn="1" w:lastColumn="0" w:noHBand="0" w:noVBand="1"/>
      </w:tblPr>
      <w:tblGrid>
        <w:gridCol w:w="1191"/>
        <w:gridCol w:w="1191"/>
        <w:gridCol w:w="1191"/>
        <w:gridCol w:w="1191"/>
        <w:gridCol w:w="1191"/>
        <w:gridCol w:w="1191"/>
      </w:tblGrid>
      <w:tr w:rsidR="00FB1E9E" w:rsidRPr="00BF5567" w:rsidTr="00F16B7B">
        <w:trPr>
          <w:trHeight w:hRule="exact" w:val="227"/>
          <w:jc w:val="center"/>
        </w:trPr>
        <w:tc>
          <w:tcPr>
            <w:tcW w:w="1191" w:type="dxa"/>
            <w:tcBorders>
              <w:bottom w:val="single" w:sz="4" w:space="0" w:color="000000"/>
              <w:right w:val="nil"/>
            </w:tcBorders>
            <w:vAlign w:val="center"/>
          </w:tcPr>
          <w:p w:rsidR="00FB1E9E" w:rsidRPr="00BF5567" w:rsidRDefault="00FB1E9E" w:rsidP="0055715B">
            <w:pPr>
              <w:jc w:val="center"/>
              <w:rPr>
                <w:rFonts w:asciiTheme="majorBidi" w:hAnsiTheme="majorBidi" w:cstheme="majorBidi"/>
                <w:sz w:val="16"/>
                <w:szCs w:val="16"/>
                <w:rtl/>
              </w:rPr>
            </w:pPr>
            <w:r w:rsidRPr="00BF5567">
              <w:rPr>
                <w:rFonts w:asciiTheme="majorBidi" w:hAnsiTheme="majorBidi" w:cstheme="majorBidi"/>
                <w:sz w:val="16"/>
                <w:szCs w:val="16"/>
              </w:rPr>
              <w:t>Single act.</w:t>
            </w:r>
          </w:p>
        </w:tc>
        <w:tc>
          <w:tcPr>
            <w:tcW w:w="1191" w:type="dxa"/>
            <w:tcBorders>
              <w:left w:val="nil"/>
              <w:bottom w:val="single" w:sz="4" w:space="0" w:color="000000"/>
              <w:right w:val="nil"/>
            </w:tcBorders>
            <w:vAlign w:val="center"/>
          </w:tcPr>
          <w:p w:rsidR="00FB1E9E" w:rsidRPr="00BF5567" w:rsidRDefault="00FB1E9E" w:rsidP="0055715B">
            <w:pPr>
              <w:jc w:val="center"/>
              <w:rPr>
                <w:rFonts w:asciiTheme="majorBidi" w:hAnsiTheme="majorBidi" w:cstheme="majorBidi"/>
                <w:sz w:val="16"/>
                <w:szCs w:val="16"/>
                <w:rtl/>
              </w:rPr>
            </w:pPr>
            <w:r w:rsidRPr="00BF5567">
              <w:rPr>
                <w:rFonts w:asciiTheme="majorBidi" w:hAnsiTheme="majorBidi" w:cstheme="majorBidi"/>
                <w:sz w:val="16"/>
                <w:szCs w:val="16"/>
              </w:rPr>
              <w:t>Double act.</w:t>
            </w:r>
          </w:p>
        </w:tc>
        <w:tc>
          <w:tcPr>
            <w:tcW w:w="1191" w:type="dxa"/>
            <w:tcBorders>
              <w:left w:val="nil"/>
              <w:bottom w:val="single" w:sz="4" w:space="0" w:color="000000"/>
              <w:right w:val="nil"/>
            </w:tcBorders>
            <w:vAlign w:val="center"/>
          </w:tcPr>
          <w:p w:rsidR="00FB1E9E" w:rsidRPr="00BF5567" w:rsidRDefault="00FB1E9E" w:rsidP="0055715B">
            <w:pPr>
              <w:jc w:val="center"/>
              <w:rPr>
                <w:rFonts w:asciiTheme="majorBidi" w:hAnsiTheme="majorBidi" w:cstheme="majorBidi"/>
                <w:sz w:val="16"/>
                <w:szCs w:val="16"/>
              </w:rPr>
            </w:pPr>
            <w:r w:rsidRPr="00BF5567">
              <w:rPr>
                <w:rFonts w:asciiTheme="majorBidi" w:hAnsiTheme="majorBidi" w:cstheme="majorBidi"/>
                <w:sz w:val="16"/>
                <w:szCs w:val="16"/>
              </w:rPr>
              <w:t>Joint’s Force</w:t>
            </w:r>
          </w:p>
        </w:tc>
        <w:tc>
          <w:tcPr>
            <w:tcW w:w="1191" w:type="dxa"/>
            <w:tcBorders>
              <w:left w:val="nil"/>
              <w:bottom w:val="single" w:sz="4" w:space="0" w:color="000000"/>
              <w:right w:val="nil"/>
            </w:tcBorders>
            <w:vAlign w:val="center"/>
          </w:tcPr>
          <w:p w:rsidR="00FB1E9E" w:rsidRPr="00BF5567" w:rsidRDefault="00FB1E9E" w:rsidP="0055715B">
            <w:pPr>
              <w:jc w:val="center"/>
              <w:rPr>
                <w:rFonts w:asciiTheme="majorBidi" w:hAnsiTheme="majorBidi" w:cstheme="majorBidi"/>
                <w:sz w:val="16"/>
                <w:szCs w:val="16"/>
                <w:rtl/>
              </w:rPr>
            </w:pPr>
            <w:r w:rsidRPr="00BF5567">
              <w:rPr>
                <w:rFonts w:asciiTheme="majorBidi" w:hAnsiTheme="majorBidi" w:cstheme="majorBidi"/>
                <w:sz w:val="16"/>
                <w:szCs w:val="16"/>
              </w:rPr>
              <w:t>Single act.</w:t>
            </w:r>
          </w:p>
        </w:tc>
        <w:tc>
          <w:tcPr>
            <w:tcW w:w="1191" w:type="dxa"/>
            <w:tcBorders>
              <w:left w:val="nil"/>
              <w:bottom w:val="single" w:sz="4" w:space="0" w:color="000000"/>
              <w:right w:val="nil"/>
            </w:tcBorders>
            <w:vAlign w:val="center"/>
          </w:tcPr>
          <w:p w:rsidR="00FB1E9E" w:rsidRPr="00BF5567" w:rsidRDefault="00FB1E9E" w:rsidP="0055715B">
            <w:pPr>
              <w:jc w:val="center"/>
              <w:rPr>
                <w:rFonts w:asciiTheme="majorBidi" w:hAnsiTheme="majorBidi" w:cstheme="majorBidi"/>
                <w:sz w:val="16"/>
                <w:szCs w:val="16"/>
                <w:rtl/>
              </w:rPr>
            </w:pPr>
            <w:r w:rsidRPr="00BF5567">
              <w:rPr>
                <w:rFonts w:asciiTheme="majorBidi" w:hAnsiTheme="majorBidi" w:cstheme="majorBidi"/>
                <w:sz w:val="16"/>
                <w:szCs w:val="16"/>
              </w:rPr>
              <w:t>Double act.</w:t>
            </w:r>
          </w:p>
        </w:tc>
        <w:tc>
          <w:tcPr>
            <w:tcW w:w="1191" w:type="dxa"/>
            <w:tcBorders>
              <w:left w:val="nil"/>
              <w:bottom w:val="single" w:sz="4" w:space="0" w:color="000000"/>
            </w:tcBorders>
            <w:vAlign w:val="center"/>
          </w:tcPr>
          <w:p w:rsidR="00FB1E9E" w:rsidRPr="00BF5567" w:rsidRDefault="00FB1E9E" w:rsidP="0055715B">
            <w:pPr>
              <w:jc w:val="center"/>
              <w:rPr>
                <w:rFonts w:asciiTheme="majorBidi" w:hAnsiTheme="majorBidi" w:cstheme="majorBidi"/>
                <w:sz w:val="16"/>
                <w:szCs w:val="16"/>
              </w:rPr>
            </w:pPr>
            <w:r w:rsidRPr="00BF5567">
              <w:rPr>
                <w:rFonts w:asciiTheme="majorBidi" w:hAnsiTheme="majorBidi" w:cstheme="majorBidi"/>
                <w:sz w:val="16"/>
                <w:szCs w:val="16"/>
              </w:rPr>
              <w:t>Joint’s Force</w:t>
            </w:r>
          </w:p>
        </w:tc>
      </w:tr>
      <w:tr w:rsidR="00860F62" w:rsidRPr="00BF5567" w:rsidTr="00F16B7B">
        <w:trPr>
          <w:trHeight w:hRule="exact" w:val="227"/>
          <w:jc w:val="center"/>
        </w:trPr>
        <w:tc>
          <w:tcPr>
            <w:tcW w:w="1191" w:type="dxa"/>
            <w:tcBorders>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8.93 KN</w:t>
            </w:r>
          </w:p>
        </w:tc>
        <w:tc>
          <w:tcPr>
            <w:tcW w:w="1191" w:type="dxa"/>
            <w:tcBorders>
              <w:left w:val="nil"/>
              <w:bottom w:val="nil"/>
              <w:right w:val="nil"/>
            </w:tcBorders>
            <w:vAlign w:val="center"/>
          </w:tcPr>
          <w:p w:rsidR="00860F62"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5.2</w:t>
            </w:r>
            <w:r w:rsidR="00A729BE" w:rsidRPr="00BF5567">
              <w:rPr>
                <w:rFonts w:asciiTheme="majorBidi" w:hAnsiTheme="majorBidi" w:cstheme="majorBidi"/>
                <w:sz w:val="16"/>
                <w:szCs w:val="16"/>
              </w:rPr>
              <w:t>3</w:t>
            </w:r>
            <w:r w:rsidRPr="00BF5567">
              <w:rPr>
                <w:rFonts w:asciiTheme="majorBidi" w:hAnsiTheme="majorBidi" w:cstheme="majorBidi"/>
                <w:sz w:val="16"/>
                <w:szCs w:val="16"/>
              </w:rPr>
              <w:t xml:space="preserve"> MN</w:t>
            </w:r>
          </w:p>
        </w:tc>
        <w:tc>
          <w:tcPr>
            <w:tcW w:w="1191" w:type="dxa"/>
            <w:tcBorders>
              <w:left w:val="nil"/>
              <w:bottom w:val="nil"/>
              <w:right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FG2</w:t>
            </w:r>
          </w:p>
        </w:tc>
        <w:tc>
          <w:tcPr>
            <w:tcW w:w="1191" w:type="dxa"/>
            <w:tcBorders>
              <w:left w:val="nil"/>
              <w:bottom w:val="nil"/>
              <w:right w:val="nil"/>
            </w:tcBorders>
            <w:vAlign w:val="center"/>
          </w:tcPr>
          <w:p w:rsidR="00860F62" w:rsidRPr="00BF5567" w:rsidRDefault="00533504" w:rsidP="00533504">
            <w:pPr>
              <w:jc w:val="center"/>
              <w:rPr>
                <w:rFonts w:asciiTheme="majorBidi" w:hAnsiTheme="majorBidi" w:cstheme="majorBidi"/>
                <w:sz w:val="16"/>
                <w:szCs w:val="16"/>
                <w:rtl/>
              </w:rPr>
            </w:pPr>
            <w:r w:rsidRPr="00BF5567">
              <w:rPr>
                <w:rFonts w:asciiTheme="majorBidi" w:hAnsiTheme="majorBidi" w:cstheme="majorBidi"/>
                <w:sz w:val="16"/>
                <w:szCs w:val="16"/>
              </w:rPr>
              <w:t>1.09 KN</w:t>
            </w:r>
          </w:p>
        </w:tc>
        <w:tc>
          <w:tcPr>
            <w:tcW w:w="1191" w:type="dxa"/>
            <w:tcBorders>
              <w:left w:val="nil"/>
              <w:bottom w:val="nil"/>
              <w:right w:val="nil"/>
            </w:tcBorders>
            <w:vAlign w:val="center"/>
          </w:tcPr>
          <w:p w:rsidR="00860F62"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3.90 MN</w:t>
            </w:r>
          </w:p>
        </w:tc>
        <w:tc>
          <w:tcPr>
            <w:tcW w:w="1191" w:type="dxa"/>
            <w:tcBorders>
              <w:left w:val="nil"/>
              <w:bottom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F12</w:t>
            </w:r>
          </w:p>
        </w:tc>
      </w:tr>
      <w:tr w:rsidR="00860F62" w:rsidRPr="00BF5567" w:rsidTr="00F16B7B">
        <w:trPr>
          <w:trHeight w:hRule="exact" w:val="227"/>
          <w:jc w:val="center"/>
        </w:trPr>
        <w:tc>
          <w:tcPr>
            <w:tcW w:w="1191" w:type="dxa"/>
            <w:tcBorders>
              <w:top w:val="nil"/>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8.11 KN</w:t>
            </w:r>
          </w:p>
        </w:tc>
        <w:tc>
          <w:tcPr>
            <w:tcW w:w="1191" w:type="dxa"/>
            <w:tcBorders>
              <w:top w:val="nil"/>
              <w:left w:val="nil"/>
              <w:bottom w:val="nil"/>
              <w:right w:val="nil"/>
            </w:tcBorders>
            <w:vAlign w:val="center"/>
          </w:tcPr>
          <w:p w:rsidR="00860F62"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5.7</w:t>
            </w:r>
            <w:r w:rsidR="00A729BE" w:rsidRPr="00BF5567">
              <w:rPr>
                <w:rFonts w:asciiTheme="majorBidi" w:hAnsiTheme="majorBidi" w:cstheme="majorBidi"/>
                <w:sz w:val="16"/>
                <w:szCs w:val="16"/>
              </w:rPr>
              <w:t xml:space="preserve">7 </w:t>
            </w:r>
            <w:r w:rsidRPr="00BF5567">
              <w:rPr>
                <w:rFonts w:asciiTheme="majorBidi" w:hAnsiTheme="majorBidi" w:cstheme="majorBidi"/>
                <w:sz w:val="16"/>
                <w:szCs w:val="16"/>
              </w:rPr>
              <w:t>MN</w:t>
            </w:r>
          </w:p>
        </w:tc>
        <w:tc>
          <w:tcPr>
            <w:tcW w:w="1191" w:type="dxa"/>
            <w:tcBorders>
              <w:top w:val="nil"/>
              <w:left w:val="nil"/>
              <w:bottom w:val="nil"/>
              <w:right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FG3</w:t>
            </w:r>
          </w:p>
        </w:tc>
        <w:tc>
          <w:tcPr>
            <w:tcW w:w="1191" w:type="dxa"/>
            <w:tcBorders>
              <w:top w:val="nil"/>
              <w:left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w:t>
            </w:r>
            <w:r w:rsidR="00C25F6E" w:rsidRPr="00BF5567">
              <w:rPr>
                <w:rFonts w:asciiTheme="majorBidi" w:hAnsiTheme="majorBidi" w:cstheme="majorBidi"/>
                <w:sz w:val="16"/>
                <w:szCs w:val="16"/>
              </w:rPr>
              <w:t>.32</w:t>
            </w:r>
            <w:r w:rsidRPr="00BF5567">
              <w:rPr>
                <w:rFonts w:asciiTheme="majorBidi" w:hAnsiTheme="majorBidi" w:cstheme="majorBidi"/>
                <w:sz w:val="16"/>
                <w:szCs w:val="16"/>
              </w:rPr>
              <w:t xml:space="preserve"> MN</w:t>
            </w:r>
          </w:p>
        </w:tc>
        <w:tc>
          <w:tcPr>
            <w:tcW w:w="1191" w:type="dxa"/>
            <w:tcBorders>
              <w:top w:val="nil"/>
              <w:left w:val="nil"/>
              <w:bottom w:val="nil"/>
              <w:right w:val="nil"/>
            </w:tcBorders>
            <w:shd w:val="clear" w:color="auto" w:fill="D9D9D9" w:themeFill="background1" w:themeFillShade="D9"/>
            <w:vAlign w:val="center"/>
          </w:tcPr>
          <w:p w:rsidR="00860F62"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0.79 MN</w:t>
            </w:r>
          </w:p>
        </w:tc>
        <w:tc>
          <w:tcPr>
            <w:tcW w:w="1191" w:type="dxa"/>
            <w:tcBorders>
              <w:top w:val="nil"/>
              <w:left w:val="nil"/>
              <w:bottom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F18</w:t>
            </w:r>
          </w:p>
        </w:tc>
      </w:tr>
      <w:tr w:rsidR="00860F62" w:rsidRPr="00BF5567" w:rsidTr="00F16B7B">
        <w:trPr>
          <w:trHeight w:hRule="exact" w:val="227"/>
          <w:jc w:val="center"/>
        </w:trPr>
        <w:tc>
          <w:tcPr>
            <w:tcW w:w="1191" w:type="dxa"/>
            <w:tcBorders>
              <w:top w:val="nil"/>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5.24 KN</w:t>
            </w:r>
          </w:p>
        </w:tc>
        <w:tc>
          <w:tcPr>
            <w:tcW w:w="1191" w:type="dxa"/>
            <w:tcBorders>
              <w:top w:val="nil"/>
              <w:left w:val="nil"/>
              <w:bottom w:val="nil"/>
              <w:right w:val="nil"/>
            </w:tcBorders>
            <w:vAlign w:val="center"/>
          </w:tcPr>
          <w:p w:rsidR="00860F62"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2.7</w:t>
            </w:r>
            <w:r w:rsidR="00A729BE" w:rsidRPr="00BF5567">
              <w:rPr>
                <w:rFonts w:asciiTheme="majorBidi" w:hAnsiTheme="majorBidi" w:cstheme="majorBidi"/>
                <w:sz w:val="16"/>
                <w:szCs w:val="16"/>
              </w:rPr>
              <w:t>4</w:t>
            </w:r>
            <w:r w:rsidRPr="00BF5567">
              <w:rPr>
                <w:rFonts w:asciiTheme="majorBidi" w:hAnsiTheme="majorBidi" w:cstheme="majorBidi"/>
                <w:sz w:val="16"/>
                <w:szCs w:val="16"/>
              </w:rPr>
              <w:t xml:space="preserve"> MN</w:t>
            </w:r>
          </w:p>
        </w:tc>
        <w:tc>
          <w:tcPr>
            <w:tcW w:w="1191" w:type="dxa"/>
            <w:tcBorders>
              <w:top w:val="nil"/>
              <w:left w:val="nil"/>
              <w:bottom w:val="nil"/>
              <w:right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FG4</w:t>
            </w:r>
          </w:p>
        </w:tc>
        <w:tc>
          <w:tcPr>
            <w:tcW w:w="1191" w:type="dxa"/>
            <w:tcBorders>
              <w:top w:val="nil"/>
              <w:left w:val="nil"/>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6.47 KN</w:t>
            </w:r>
          </w:p>
        </w:tc>
        <w:tc>
          <w:tcPr>
            <w:tcW w:w="1191" w:type="dxa"/>
            <w:tcBorders>
              <w:top w:val="nil"/>
              <w:left w:val="nil"/>
              <w:bottom w:val="nil"/>
              <w:right w:val="nil"/>
            </w:tcBorders>
            <w:vAlign w:val="center"/>
          </w:tcPr>
          <w:p w:rsidR="00860F62"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3.93 MN</w:t>
            </w:r>
          </w:p>
        </w:tc>
        <w:tc>
          <w:tcPr>
            <w:tcW w:w="1191" w:type="dxa"/>
            <w:tcBorders>
              <w:top w:val="nil"/>
              <w:left w:val="nil"/>
              <w:bottom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F23</w:t>
            </w:r>
          </w:p>
        </w:tc>
      </w:tr>
      <w:tr w:rsidR="00860F62" w:rsidRPr="00BF5567" w:rsidTr="00F16B7B">
        <w:trPr>
          <w:trHeight w:hRule="exact" w:val="227"/>
          <w:jc w:val="center"/>
        </w:trPr>
        <w:tc>
          <w:tcPr>
            <w:tcW w:w="1191" w:type="dxa"/>
            <w:tcBorders>
              <w:top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1.49 MN</w:t>
            </w:r>
          </w:p>
        </w:tc>
        <w:tc>
          <w:tcPr>
            <w:tcW w:w="1191" w:type="dxa"/>
            <w:tcBorders>
              <w:top w:val="nil"/>
              <w:left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0</w:t>
            </w:r>
            <w:r w:rsidR="00416327" w:rsidRPr="00BF5567">
              <w:rPr>
                <w:rFonts w:asciiTheme="majorBidi" w:hAnsiTheme="majorBidi" w:cstheme="majorBidi"/>
                <w:sz w:val="16"/>
                <w:szCs w:val="16"/>
              </w:rPr>
              <w:t>.80 MN</w:t>
            </w:r>
          </w:p>
        </w:tc>
        <w:tc>
          <w:tcPr>
            <w:tcW w:w="1191" w:type="dxa"/>
            <w:tcBorders>
              <w:top w:val="nil"/>
              <w:left w:val="nil"/>
              <w:bottom w:val="nil"/>
              <w:right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FG5</w:t>
            </w:r>
          </w:p>
        </w:tc>
        <w:tc>
          <w:tcPr>
            <w:tcW w:w="1191" w:type="dxa"/>
            <w:tcBorders>
              <w:top w:val="nil"/>
              <w:left w:val="nil"/>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7.63 KN</w:t>
            </w:r>
          </w:p>
        </w:tc>
        <w:tc>
          <w:tcPr>
            <w:tcW w:w="1191" w:type="dxa"/>
            <w:tcBorders>
              <w:top w:val="nil"/>
              <w:left w:val="nil"/>
              <w:bottom w:val="nil"/>
              <w:right w:val="nil"/>
            </w:tcBorders>
            <w:vAlign w:val="center"/>
          </w:tcPr>
          <w:p w:rsidR="00860F62"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4.11 MN</w:t>
            </w:r>
          </w:p>
        </w:tc>
        <w:tc>
          <w:tcPr>
            <w:tcW w:w="1191" w:type="dxa"/>
            <w:tcBorders>
              <w:top w:val="nil"/>
              <w:left w:val="nil"/>
              <w:bottom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F34</w:t>
            </w:r>
          </w:p>
        </w:tc>
      </w:tr>
      <w:tr w:rsidR="00860F62" w:rsidRPr="00BF5567" w:rsidTr="00F16B7B">
        <w:trPr>
          <w:trHeight w:hRule="exact" w:val="227"/>
          <w:jc w:val="center"/>
        </w:trPr>
        <w:tc>
          <w:tcPr>
            <w:tcW w:w="1191" w:type="dxa"/>
            <w:tcBorders>
              <w:top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1.81 KN</w:t>
            </w:r>
          </w:p>
        </w:tc>
        <w:tc>
          <w:tcPr>
            <w:tcW w:w="1191" w:type="dxa"/>
            <w:tcBorders>
              <w:top w:val="nil"/>
              <w:left w:val="nil"/>
              <w:bottom w:val="nil"/>
              <w:right w:val="nil"/>
            </w:tcBorders>
            <w:shd w:val="clear" w:color="auto" w:fill="D9D9D9" w:themeFill="background1" w:themeFillShade="D9"/>
            <w:vAlign w:val="center"/>
          </w:tcPr>
          <w:p w:rsidR="00860F62"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1.20 KN</w:t>
            </w:r>
          </w:p>
        </w:tc>
        <w:tc>
          <w:tcPr>
            <w:tcW w:w="1191" w:type="dxa"/>
            <w:tcBorders>
              <w:top w:val="nil"/>
              <w:left w:val="nil"/>
              <w:bottom w:val="nil"/>
              <w:right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FG6</w:t>
            </w:r>
          </w:p>
        </w:tc>
        <w:tc>
          <w:tcPr>
            <w:tcW w:w="1191" w:type="dxa"/>
            <w:tcBorders>
              <w:top w:val="nil"/>
              <w:left w:val="nil"/>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7.12 KN</w:t>
            </w:r>
          </w:p>
        </w:tc>
        <w:tc>
          <w:tcPr>
            <w:tcW w:w="1191" w:type="dxa"/>
            <w:tcBorders>
              <w:top w:val="nil"/>
              <w:left w:val="nil"/>
              <w:bottom w:val="nil"/>
              <w:right w:val="nil"/>
            </w:tcBorders>
            <w:vAlign w:val="center"/>
          </w:tcPr>
          <w:p w:rsidR="00860F62"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4.05 MN</w:t>
            </w:r>
          </w:p>
        </w:tc>
        <w:tc>
          <w:tcPr>
            <w:tcW w:w="1191" w:type="dxa"/>
            <w:tcBorders>
              <w:top w:val="nil"/>
              <w:left w:val="nil"/>
              <w:bottom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F45</w:t>
            </w:r>
          </w:p>
        </w:tc>
      </w:tr>
      <w:tr w:rsidR="00416327" w:rsidRPr="00BF5567" w:rsidTr="00F16B7B">
        <w:trPr>
          <w:trHeight w:hRule="exact" w:val="227"/>
          <w:jc w:val="center"/>
        </w:trPr>
        <w:tc>
          <w:tcPr>
            <w:tcW w:w="1191" w:type="dxa"/>
            <w:tcBorders>
              <w:top w:val="nil"/>
              <w:bottom w:val="nil"/>
              <w:right w:val="nil"/>
            </w:tcBorders>
            <w:shd w:val="clear" w:color="auto" w:fill="D9D9D9" w:themeFill="background1" w:themeFillShade="D9"/>
            <w:vAlign w:val="center"/>
          </w:tcPr>
          <w:p w:rsidR="00416327"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1.78 KN</w:t>
            </w:r>
          </w:p>
        </w:tc>
        <w:tc>
          <w:tcPr>
            <w:tcW w:w="1191" w:type="dxa"/>
            <w:tcBorders>
              <w:top w:val="nil"/>
              <w:left w:val="nil"/>
              <w:bottom w:val="nil"/>
              <w:right w:val="nil"/>
            </w:tcBorders>
            <w:shd w:val="clear" w:color="auto" w:fill="D9D9D9" w:themeFill="background1" w:themeFillShade="D9"/>
            <w:vAlign w:val="center"/>
          </w:tcPr>
          <w:p w:rsidR="00416327"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1.26 KN</w:t>
            </w:r>
          </w:p>
        </w:tc>
        <w:tc>
          <w:tcPr>
            <w:tcW w:w="1191" w:type="dxa"/>
            <w:tcBorders>
              <w:top w:val="nil"/>
              <w:left w:val="nil"/>
              <w:bottom w:val="nil"/>
              <w:right w:val="nil"/>
            </w:tcBorders>
            <w:shd w:val="clear" w:color="auto" w:fill="D9D9D9" w:themeFill="background1" w:themeFillShade="D9"/>
            <w:vAlign w:val="center"/>
          </w:tcPr>
          <w:p w:rsidR="00416327"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Fp11</w:t>
            </w:r>
          </w:p>
        </w:tc>
        <w:tc>
          <w:tcPr>
            <w:tcW w:w="1191" w:type="dxa"/>
            <w:tcBorders>
              <w:top w:val="nil"/>
              <w:left w:val="nil"/>
              <w:bottom w:val="nil"/>
              <w:right w:val="nil"/>
            </w:tcBorders>
            <w:vAlign w:val="center"/>
          </w:tcPr>
          <w:p w:rsidR="00416327"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4.69 KN</w:t>
            </w:r>
          </w:p>
        </w:tc>
        <w:tc>
          <w:tcPr>
            <w:tcW w:w="1191" w:type="dxa"/>
            <w:tcBorders>
              <w:top w:val="nil"/>
              <w:left w:val="nil"/>
              <w:bottom w:val="nil"/>
              <w:right w:val="nil"/>
            </w:tcBorders>
            <w:vAlign w:val="center"/>
          </w:tcPr>
          <w:p w:rsidR="00416327"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3.91 MN</w:t>
            </w:r>
          </w:p>
        </w:tc>
        <w:tc>
          <w:tcPr>
            <w:tcW w:w="1191" w:type="dxa"/>
            <w:tcBorders>
              <w:top w:val="nil"/>
              <w:left w:val="nil"/>
              <w:bottom w:val="nil"/>
            </w:tcBorders>
            <w:vAlign w:val="center"/>
          </w:tcPr>
          <w:p w:rsidR="00416327"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F65</w:t>
            </w:r>
          </w:p>
        </w:tc>
      </w:tr>
      <w:tr w:rsidR="00416327" w:rsidRPr="00BF5567" w:rsidTr="00F16B7B">
        <w:trPr>
          <w:trHeight w:hRule="exact" w:val="227"/>
          <w:jc w:val="center"/>
        </w:trPr>
        <w:tc>
          <w:tcPr>
            <w:tcW w:w="1191" w:type="dxa"/>
            <w:tcBorders>
              <w:top w:val="nil"/>
              <w:bottom w:val="nil"/>
              <w:right w:val="nil"/>
            </w:tcBorders>
            <w:shd w:val="clear" w:color="auto" w:fill="D9D9D9" w:themeFill="background1" w:themeFillShade="D9"/>
            <w:vAlign w:val="center"/>
          </w:tcPr>
          <w:p w:rsidR="00416327"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1.54 MN</w:t>
            </w:r>
          </w:p>
        </w:tc>
        <w:tc>
          <w:tcPr>
            <w:tcW w:w="1191" w:type="dxa"/>
            <w:tcBorders>
              <w:top w:val="nil"/>
              <w:left w:val="nil"/>
              <w:bottom w:val="nil"/>
              <w:right w:val="nil"/>
            </w:tcBorders>
            <w:shd w:val="clear" w:color="auto" w:fill="D9D9D9" w:themeFill="background1" w:themeFillShade="D9"/>
            <w:vAlign w:val="center"/>
          </w:tcPr>
          <w:p w:rsidR="00416327" w:rsidRPr="00BF5567" w:rsidRDefault="00533504" w:rsidP="00533504">
            <w:pPr>
              <w:jc w:val="center"/>
              <w:rPr>
                <w:rFonts w:asciiTheme="majorBidi" w:hAnsiTheme="majorBidi" w:cstheme="majorBidi"/>
                <w:sz w:val="16"/>
                <w:szCs w:val="16"/>
                <w:rtl/>
              </w:rPr>
            </w:pPr>
            <w:r w:rsidRPr="00BF5567">
              <w:rPr>
                <w:rFonts w:asciiTheme="majorBidi" w:hAnsiTheme="majorBidi" w:cstheme="majorBidi"/>
                <w:sz w:val="16"/>
                <w:szCs w:val="16"/>
              </w:rPr>
              <w:t>0.74 MN</w:t>
            </w:r>
          </w:p>
        </w:tc>
        <w:tc>
          <w:tcPr>
            <w:tcW w:w="1191" w:type="dxa"/>
            <w:tcBorders>
              <w:top w:val="nil"/>
              <w:left w:val="nil"/>
              <w:bottom w:val="nil"/>
              <w:right w:val="nil"/>
            </w:tcBorders>
            <w:shd w:val="clear" w:color="auto" w:fill="D9D9D9" w:themeFill="background1" w:themeFillShade="D9"/>
            <w:vAlign w:val="center"/>
          </w:tcPr>
          <w:p w:rsidR="00416327"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Fp8</w:t>
            </w:r>
          </w:p>
        </w:tc>
        <w:tc>
          <w:tcPr>
            <w:tcW w:w="1191" w:type="dxa"/>
            <w:tcBorders>
              <w:top w:val="nil"/>
              <w:left w:val="nil"/>
              <w:bottom w:val="nil"/>
              <w:right w:val="nil"/>
            </w:tcBorders>
            <w:vAlign w:val="center"/>
          </w:tcPr>
          <w:p w:rsidR="00416327"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9.15 KN</w:t>
            </w:r>
          </w:p>
        </w:tc>
        <w:tc>
          <w:tcPr>
            <w:tcW w:w="1191" w:type="dxa"/>
            <w:tcBorders>
              <w:top w:val="nil"/>
              <w:left w:val="nil"/>
              <w:bottom w:val="nil"/>
              <w:right w:val="nil"/>
            </w:tcBorders>
            <w:vAlign w:val="center"/>
          </w:tcPr>
          <w:p w:rsidR="00416327"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3.87 MN</w:t>
            </w:r>
          </w:p>
        </w:tc>
        <w:tc>
          <w:tcPr>
            <w:tcW w:w="1191" w:type="dxa"/>
            <w:tcBorders>
              <w:top w:val="nil"/>
              <w:left w:val="nil"/>
              <w:bottom w:val="nil"/>
            </w:tcBorders>
            <w:vAlign w:val="center"/>
          </w:tcPr>
          <w:p w:rsidR="00416327" w:rsidRPr="00BF5567" w:rsidRDefault="00416327" w:rsidP="00533504">
            <w:pPr>
              <w:jc w:val="center"/>
              <w:rPr>
                <w:rFonts w:asciiTheme="majorBidi" w:hAnsiTheme="majorBidi" w:cstheme="majorBidi"/>
                <w:sz w:val="16"/>
                <w:szCs w:val="16"/>
                <w:rtl/>
              </w:rPr>
            </w:pPr>
            <w:r w:rsidRPr="00BF5567">
              <w:rPr>
                <w:rFonts w:asciiTheme="majorBidi" w:hAnsiTheme="majorBidi" w:cstheme="majorBidi"/>
                <w:sz w:val="16"/>
                <w:szCs w:val="16"/>
              </w:rPr>
              <w:t>F67</w:t>
            </w:r>
          </w:p>
        </w:tc>
      </w:tr>
      <w:tr w:rsidR="00860F62" w:rsidRPr="00BF5567" w:rsidTr="00F16B7B">
        <w:trPr>
          <w:trHeight w:hRule="exact" w:val="227"/>
          <w:jc w:val="center"/>
        </w:trPr>
        <w:tc>
          <w:tcPr>
            <w:tcW w:w="1191" w:type="dxa"/>
            <w:tcBorders>
              <w:top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1.48 MN</w:t>
            </w:r>
          </w:p>
        </w:tc>
        <w:tc>
          <w:tcPr>
            <w:tcW w:w="1191" w:type="dxa"/>
            <w:tcBorders>
              <w:top w:val="nil"/>
              <w:left w:val="nil"/>
              <w:bottom w:val="nil"/>
              <w:right w:val="nil"/>
            </w:tcBorders>
            <w:shd w:val="clear" w:color="auto" w:fill="D9D9D9" w:themeFill="background1" w:themeFillShade="D9"/>
            <w:vAlign w:val="center"/>
          </w:tcPr>
          <w:p w:rsidR="00860F62" w:rsidRPr="00BF5567" w:rsidRDefault="00533504" w:rsidP="00533504">
            <w:pPr>
              <w:jc w:val="center"/>
              <w:rPr>
                <w:rFonts w:asciiTheme="majorBidi" w:hAnsiTheme="majorBidi" w:cstheme="majorBidi"/>
                <w:sz w:val="16"/>
                <w:szCs w:val="16"/>
                <w:rtl/>
              </w:rPr>
            </w:pPr>
            <w:r w:rsidRPr="00BF5567">
              <w:rPr>
                <w:rFonts w:asciiTheme="majorBidi" w:hAnsiTheme="majorBidi" w:cstheme="majorBidi"/>
                <w:sz w:val="16"/>
                <w:szCs w:val="16"/>
              </w:rPr>
              <w:t>0.63 MN</w:t>
            </w:r>
          </w:p>
        </w:tc>
        <w:tc>
          <w:tcPr>
            <w:tcW w:w="1191" w:type="dxa"/>
            <w:tcBorders>
              <w:top w:val="nil"/>
              <w:left w:val="nil"/>
              <w:bottom w:val="nil"/>
              <w:right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Fp9</w:t>
            </w:r>
          </w:p>
        </w:tc>
        <w:tc>
          <w:tcPr>
            <w:tcW w:w="1191" w:type="dxa"/>
            <w:tcBorders>
              <w:top w:val="nil"/>
              <w:left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1.34 MN</w:t>
            </w:r>
          </w:p>
        </w:tc>
        <w:tc>
          <w:tcPr>
            <w:tcW w:w="1191" w:type="dxa"/>
            <w:tcBorders>
              <w:top w:val="nil"/>
              <w:left w:val="nil"/>
              <w:bottom w:val="nil"/>
              <w:right w:val="nil"/>
            </w:tcBorders>
            <w:shd w:val="clear" w:color="auto" w:fill="D9D9D9" w:themeFill="background1" w:themeFillShade="D9"/>
            <w:vAlign w:val="center"/>
          </w:tcPr>
          <w:p w:rsidR="00860F62" w:rsidRPr="0006617D" w:rsidRDefault="00A729BE" w:rsidP="00A729BE">
            <w:pPr>
              <w:jc w:val="center"/>
              <w:rPr>
                <w:rFonts w:asciiTheme="majorBidi" w:hAnsiTheme="majorBidi" w:cs="B Nazanin"/>
                <w:sz w:val="16"/>
                <w:szCs w:val="16"/>
                <w:rtl/>
              </w:rPr>
            </w:pPr>
            <w:r w:rsidRPr="0006617D">
              <w:rPr>
                <w:rFonts w:asciiTheme="majorBidi" w:hAnsiTheme="majorBidi" w:cs="B Nazanin"/>
                <w:sz w:val="16"/>
                <w:szCs w:val="16"/>
              </w:rPr>
              <w:t>0</w:t>
            </w:r>
            <w:r w:rsidR="00416327" w:rsidRPr="0006617D">
              <w:rPr>
                <w:rFonts w:asciiTheme="majorBidi" w:hAnsiTheme="majorBidi" w:cs="B Nazanin"/>
                <w:sz w:val="16"/>
                <w:szCs w:val="16"/>
              </w:rPr>
              <w:t>.70 MN</w:t>
            </w:r>
          </w:p>
        </w:tc>
        <w:tc>
          <w:tcPr>
            <w:tcW w:w="1191" w:type="dxa"/>
            <w:tcBorders>
              <w:top w:val="nil"/>
              <w:left w:val="nil"/>
              <w:bottom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F91</w:t>
            </w:r>
          </w:p>
        </w:tc>
      </w:tr>
      <w:tr w:rsidR="00860F62" w:rsidRPr="00BF5567" w:rsidTr="00F16B7B">
        <w:trPr>
          <w:trHeight w:hRule="exact" w:val="227"/>
          <w:jc w:val="center"/>
        </w:trPr>
        <w:tc>
          <w:tcPr>
            <w:tcW w:w="1191" w:type="dxa"/>
            <w:tcBorders>
              <w:top w:val="nil"/>
              <w:bottom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 xml:space="preserve">2.11 </w:t>
            </w:r>
            <w:proofErr w:type="spellStart"/>
            <w:r w:rsidRPr="00BF5567">
              <w:rPr>
                <w:rFonts w:asciiTheme="majorBidi" w:hAnsiTheme="majorBidi" w:cstheme="majorBidi"/>
                <w:sz w:val="16"/>
                <w:szCs w:val="16"/>
              </w:rPr>
              <w:t>KN.m</w:t>
            </w:r>
            <w:proofErr w:type="spellEnd"/>
          </w:p>
        </w:tc>
        <w:tc>
          <w:tcPr>
            <w:tcW w:w="1191" w:type="dxa"/>
            <w:tcBorders>
              <w:top w:val="nil"/>
              <w:left w:val="nil"/>
              <w:bottom w:val="nil"/>
              <w:right w:val="nil"/>
            </w:tcBorders>
            <w:vAlign w:val="center"/>
          </w:tcPr>
          <w:p w:rsidR="00860F62" w:rsidRPr="00BF5567" w:rsidRDefault="00533504" w:rsidP="00533504">
            <w:pPr>
              <w:jc w:val="center"/>
              <w:rPr>
                <w:rFonts w:asciiTheme="majorBidi" w:hAnsiTheme="majorBidi" w:cstheme="majorBidi"/>
                <w:sz w:val="16"/>
                <w:szCs w:val="16"/>
                <w:rtl/>
              </w:rPr>
            </w:pPr>
            <w:r w:rsidRPr="00BF5567">
              <w:rPr>
                <w:rFonts w:asciiTheme="majorBidi" w:hAnsiTheme="majorBidi" w:cstheme="majorBidi"/>
                <w:sz w:val="16"/>
                <w:szCs w:val="16"/>
              </w:rPr>
              <w:t xml:space="preserve">1.33 </w:t>
            </w:r>
            <w:proofErr w:type="spellStart"/>
            <w:r w:rsidRPr="00BF5567">
              <w:rPr>
                <w:rFonts w:asciiTheme="majorBidi" w:hAnsiTheme="majorBidi" w:cstheme="majorBidi"/>
                <w:sz w:val="16"/>
                <w:szCs w:val="16"/>
              </w:rPr>
              <w:t>MN.m</w:t>
            </w:r>
            <w:proofErr w:type="spellEnd"/>
          </w:p>
        </w:tc>
        <w:tc>
          <w:tcPr>
            <w:tcW w:w="1191" w:type="dxa"/>
            <w:tcBorders>
              <w:top w:val="nil"/>
              <w:left w:val="nil"/>
              <w:bottom w:val="nil"/>
              <w:right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Tm</w:t>
            </w:r>
          </w:p>
        </w:tc>
        <w:tc>
          <w:tcPr>
            <w:tcW w:w="1191" w:type="dxa"/>
            <w:tcBorders>
              <w:top w:val="nil"/>
              <w:left w:val="nil"/>
              <w:bottom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1.63 KN</w:t>
            </w:r>
          </w:p>
        </w:tc>
        <w:tc>
          <w:tcPr>
            <w:tcW w:w="1191" w:type="dxa"/>
            <w:tcBorders>
              <w:top w:val="nil"/>
              <w:left w:val="nil"/>
              <w:bottom w:val="nil"/>
              <w:right w:val="nil"/>
            </w:tcBorders>
            <w:shd w:val="clear" w:color="auto" w:fill="D9D9D9" w:themeFill="background1" w:themeFillShade="D9"/>
            <w:vAlign w:val="center"/>
          </w:tcPr>
          <w:p w:rsidR="00860F62" w:rsidRPr="0006617D" w:rsidRDefault="00416327" w:rsidP="00533504">
            <w:pPr>
              <w:jc w:val="center"/>
              <w:rPr>
                <w:rFonts w:asciiTheme="majorBidi" w:hAnsiTheme="majorBidi" w:cs="B Nazanin"/>
                <w:sz w:val="16"/>
                <w:szCs w:val="16"/>
              </w:rPr>
            </w:pPr>
            <w:r w:rsidRPr="0006617D">
              <w:rPr>
                <w:rFonts w:asciiTheme="majorBidi" w:hAnsiTheme="majorBidi" w:cs="B Nazanin"/>
                <w:sz w:val="16"/>
                <w:szCs w:val="16"/>
              </w:rPr>
              <w:t>1.12 MN</w:t>
            </w:r>
          </w:p>
        </w:tc>
        <w:tc>
          <w:tcPr>
            <w:tcW w:w="1191" w:type="dxa"/>
            <w:tcBorders>
              <w:top w:val="nil"/>
              <w:left w:val="nil"/>
              <w:bottom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F1011</w:t>
            </w:r>
          </w:p>
        </w:tc>
      </w:tr>
      <w:tr w:rsidR="00860F62" w:rsidRPr="00BF5567" w:rsidTr="00F16B7B">
        <w:trPr>
          <w:trHeight w:hRule="exact" w:val="227"/>
          <w:jc w:val="center"/>
        </w:trPr>
        <w:tc>
          <w:tcPr>
            <w:tcW w:w="1191" w:type="dxa"/>
            <w:tcBorders>
              <w:top w:val="nil"/>
              <w:right w:val="nil"/>
            </w:tcBorders>
            <w:shd w:val="clear" w:color="auto" w:fill="D9D9D9" w:themeFill="background1" w:themeFillShade="D9"/>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 xml:space="preserve">0.93 </w:t>
            </w:r>
            <w:proofErr w:type="spellStart"/>
            <w:r w:rsidRPr="00BF5567">
              <w:rPr>
                <w:rFonts w:asciiTheme="majorBidi" w:hAnsiTheme="majorBidi" w:cstheme="majorBidi"/>
                <w:sz w:val="16"/>
                <w:szCs w:val="16"/>
              </w:rPr>
              <w:t>MN.m</w:t>
            </w:r>
            <w:proofErr w:type="spellEnd"/>
          </w:p>
        </w:tc>
        <w:tc>
          <w:tcPr>
            <w:tcW w:w="1191" w:type="dxa"/>
            <w:tcBorders>
              <w:top w:val="nil"/>
              <w:left w:val="nil"/>
              <w:right w:val="nil"/>
            </w:tcBorders>
            <w:shd w:val="clear" w:color="auto" w:fill="D9D9D9" w:themeFill="background1" w:themeFillShade="D9"/>
            <w:vAlign w:val="center"/>
          </w:tcPr>
          <w:p w:rsidR="00860F62" w:rsidRPr="00BF5567" w:rsidRDefault="00533504" w:rsidP="00533504">
            <w:pPr>
              <w:jc w:val="center"/>
              <w:rPr>
                <w:rFonts w:asciiTheme="majorBidi" w:hAnsiTheme="majorBidi" w:cstheme="majorBidi"/>
                <w:sz w:val="16"/>
                <w:szCs w:val="16"/>
                <w:rtl/>
              </w:rPr>
            </w:pPr>
            <w:r w:rsidRPr="00BF5567">
              <w:rPr>
                <w:rFonts w:asciiTheme="majorBidi" w:hAnsiTheme="majorBidi" w:cstheme="majorBidi"/>
                <w:sz w:val="16"/>
                <w:szCs w:val="16"/>
              </w:rPr>
              <w:t xml:space="preserve">0.63 </w:t>
            </w:r>
            <w:proofErr w:type="spellStart"/>
            <w:r w:rsidRPr="00BF5567">
              <w:rPr>
                <w:rFonts w:asciiTheme="majorBidi" w:hAnsiTheme="majorBidi" w:cstheme="majorBidi"/>
                <w:sz w:val="16"/>
                <w:szCs w:val="16"/>
              </w:rPr>
              <w:t>MN.m</w:t>
            </w:r>
            <w:proofErr w:type="spellEnd"/>
          </w:p>
        </w:tc>
        <w:tc>
          <w:tcPr>
            <w:tcW w:w="1191" w:type="dxa"/>
            <w:tcBorders>
              <w:top w:val="nil"/>
              <w:left w:val="nil"/>
              <w:right w:val="nil"/>
            </w:tcBorders>
            <w:shd w:val="clear" w:color="auto" w:fill="D9D9D9" w:themeFill="background1" w:themeFillShade="D9"/>
            <w:vAlign w:val="center"/>
          </w:tcPr>
          <w:p w:rsidR="00860F62" w:rsidRPr="00BF5567" w:rsidRDefault="00FB1E9E" w:rsidP="00533504">
            <w:pPr>
              <w:jc w:val="center"/>
              <w:rPr>
                <w:rFonts w:asciiTheme="majorBidi" w:hAnsiTheme="majorBidi" w:cstheme="majorBidi"/>
                <w:sz w:val="16"/>
                <w:szCs w:val="16"/>
                <w:rtl/>
              </w:rPr>
            </w:pPr>
            <w:proofErr w:type="spellStart"/>
            <w:r w:rsidRPr="00BF5567">
              <w:rPr>
                <w:rFonts w:asciiTheme="majorBidi" w:hAnsiTheme="majorBidi" w:cstheme="majorBidi"/>
                <w:sz w:val="16"/>
                <w:szCs w:val="16"/>
              </w:rPr>
              <w:t>TmR</w:t>
            </w:r>
            <w:proofErr w:type="spellEnd"/>
          </w:p>
        </w:tc>
        <w:tc>
          <w:tcPr>
            <w:tcW w:w="1191" w:type="dxa"/>
            <w:tcBorders>
              <w:top w:val="nil"/>
              <w:left w:val="nil"/>
              <w:right w:val="nil"/>
            </w:tcBorders>
            <w:vAlign w:val="center"/>
          </w:tcPr>
          <w:p w:rsidR="00860F62" w:rsidRPr="00BF5567" w:rsidRDefault="00A729BE" w:rsidP="00533504">
            <w:pPr>
              <w:jc w:val="center"/>
              <w:rPr>
                <w:rFonts w:asciiTheme="majorBidi" w:hAnsiTheme="majorBidi" w:cstheme="majorBidi"/>
                <w:sz w:val="16"/>
                <w:szCs w:val="16"/>
                <w:rtl/>
              </w:rPr>
            </w:pPr>
            <w:r w:rsidRPr="00BF5567">
              <w:rPr>
                <w:rFonts w:asciiTheme="majorBidi" w:hAnsiTheme="majorBidi" w:cstheme="majorBidi"/>
                <w:sz w:val="16"/>
                <w:szCs w:val="16"/>
              </w:rPr>
              <w:t>3.17 KN</w:t>
            </w:r>
          </w:p>
        </w:tc>
        <w:tc>
          <w:tcPr>
            <w:tcW w:w="1191" w:type="dxa"/>
            <w:tcBorders>
              <w:top w:val="nil"/>
              <w:left w:val="nil"/>
              <w:right w:val="nil"/>
            </w:tcBorders>
            <w:vAlign w:val="center"/>
          </w:tcPr>
          <w:p w:rsidR="00860F62" w:rsidRPr="0006617D" w:rsidRDefault="00416327" w:rsidP="00533504">
            <w:pPr>
              <w:jc w:val="center"/>
              <w:rPr>
                <w:rFonts w:asciiTheme="majorBidi" w:hAnsiTheme="majorBidi" w:cs="B Nazanin"/>
                <w:sz w:val="16"/>
                <w:szCs w:val="16"/>
                <w:rtl/>
              </w:rPr>
            </w:pPr>
            <w:r w:rsidRPr="0006617D">
              <w:rPr>
                <w:rFonts w:asciiTheme="majorBidi" w:hAnsiTheme="majorBidi" w:cs="B Nazanin"/>
                <w:sz w:val="16"/>
                <w:szCs w:val="16"/>
              </w:rPr>
              <w:t>3.90 MN</w:t>
            </w:r>
          </w:p>
        </w:tc>
        <w:tc>
          <w:tcPr>
            <w:tcW w:w="1191" w:type="dxa"/>
            <w:tcBorders>
              <w:top w:val="nil"/>
              <w:left w:val="nil"/>
            </w:tcBorders>
            <w:vAlign w:val="center"/>
          </w:tcPr>
          <w:p w:rsidR="00860F62" w:rsidRPr="00BF5567" w:rsidRDefault="00FB1E9E" w:rsidP="00533504">
            <w:pPr>
              <w:jc w:val="center"/>
              <w:rPr>
                <w:rFonts w:asciiTheme="majorBidi" w:hAnsiTheme="majorBidi" w:cstheme="majorBidi"/>
                <w:sz w:val="16"/>
                <w:szCs w:val="16"/>
                <w:rtl/>
              </w:rPr>
            </w:pPr>
            <w:r w:rsidRPr="00BF5567">
              <w:rPr>
                <w:rFonts w:asciiTheme="majorBidi" w:hAnsiTheme="majorBidi" w:cstheme="majorBidi"/>
                <w:sz w:val="16"/>
                <w:szCs w:val="16"/>
              </w:rPr>
              <w:t>FG1</w:t>
            </w:r>
          </w:p>
        </w:tc>
      </w:tr>
    </w:tbl>
    <w:p w:rsidR="001B1B9B" w:rsidRDefault="001B1B9B" w:rsidP="00533504">
      <w:pPr>
        <w:jc w:val="center"/>
        <w:rPr>
          <w:rFonts w:cs="B Nazanin"/>
          <w:sz w:val="22"/>
          <w:szCs w:val="22"/>
          <w:rtl/>
        </w:rPr>
      </w:pPr>
    </w:p>
    <w:p w:rsidR="00AC474B" w:rsidRDefault="00AC474B" w:rsidP="00AC474B">
      <w:pPr>
        <w:tabs>
          <w:tab w:val="right" w:pos="5814"/>
        </w:tabs>
        <w:bidi/>
        <w:rPr>
          <w:rFonts w:cs="B Nazanin"/>
          <w:sz w:val="22"/>
          <w:szCs w:val="22"/>
          <w:rtl/>
        </w:rPr>
        <w:sectPr w:rsidR="00AC474B" w:rsidSect="00EB4774">
          <w:type w:val="continuous"/>
          <w:pgSz w:w="11906" w:h="16838" w:code="9"/>
          <w:pgMar w:top="2275" w:right="1699" w:bottom="2275" w:left="1699" w:header="562" w:footer="562" w:gutter="0"/>
          <w:cols w:space="720"/>
          <w:titlePg/>
          <w:bidi/>
          <w:rtlGutter/>
          <w:docGrid w:linePitch="360"/>
        </w:sectPr>
      </w:pPr>
    </w:p>
    <w:p w:rsidR="001B1B9B" w:rsidRPr="00CC7966" w:rsidRDefault="00DE462D" w:rsidP="007C5C9E">
      <w:pPr>
        <w:bidi/>
        <w:rPr>
          <w:rFonts w:cs="B Nazanin"/>
          <w:b/>
          <w:bCs/>
          <w:rtl/>
        </w:rPr>
      </w:pPr>
      <w:r>
        <w:rPr>
          <w:rFonts w:cs="B Nazanin" w:hint="cs"/>
          <w:b/>
          <w:bCs/>
          <w:rtl/>
        </w:rPr>
        <w:lastRenderedPageBreak/>
        <w:t>4</w:t>
      </w:r>
      <w:r w:rsidR="00042EC6" w:rsidRPr="00042EC6">
        <w:rPr>
          <w:rFonts w:cs="B Nazanin" w:hint="cs"/>
          <w:b/>
          <w:bCs/>
          <w:rtl/>
        </w:rPr>
        <w:t xml:space="preserve">- تحلیل تنش </w:t>
      </w:r>
      <w:r w:rsidR="007C5C9E">
        <w:rPr>
          <w:rFonts w:cs="B Nazanin" w:hint="cs"/>
          <w:b/>
          <w:bCs/>
          <w:rtl/>
        </w:rPr>
        <w:t>مکانیزم</w:t>
      </w:r>
    </w:p>
    <w:p w:rsidR="00AE48EA" w:rsidRPr="002C501E" w:rsidRDefault="00DE462D" w:rsidP="00D41F50">
      <w:pPr>
        <w:bidi/>
        <w:rPr>
          <w:rFonts w:cs="B Nazanin"/>
          <w:b/>
          <w:bCs/>
          <w:sz w:val="22"/>
          <w:szCs w:val="22"/>
          <w:rtl/>
        </w:rPr>
      </w:pPr>
      <w:r>
        <w:rPr>
          <w:rFonts w:cs="B Nazanin" w:hint="cs"/>
          <w:b/>
          <w:bCs/>
          <w:sz w:val="22"/>
          <w:szCs w:val="22"/>
          <w:rtl/>
        </w:rPr>
        <w:t>4</w:t>
      </w:r>
      <w:r w:rsidR="00AE48EA" w:rsidRPr="002C501E">
        <w:rPr>
          <w:rFonts w:cs="B Nazanin" w:hint="cs"/>
          <w:b/>
          <w:bCs/>
          <w:sz w:val="22"/>
          <w:szCs w:val="22"/>
          <w:rtl/>
        </w:rPr>
        <w:t>-</w:t>
      </w:r>
      <w:r w:rsidR="00D41F50">
        <w:rPr>
          <w:rFonts w:cs="B Nazanin" w:hint="cs"/>
          <w:b/>
          <w:bCs/>
          <w:sz w:val="22"/>
          <w:szCs w:val="22"/>
          <w:rtl/>
        </w:rPr>
        <w:t>1</w:t>
      </w:r>
      <w:r w:rsidR="00AE48EA" w:rsidRPr="002C501E">
        <w:rPr>
          <w:rFonts w:cs="B Nazanin" w:hint="cs"/>
          <w:b/>
          <w:bCs/>
          <w:sz w:val="22"/>
          <w:szCs w:val="22"/>
          <w:rtl/>
        </w:rPr>
        <w:t>- تعریف قید ها و شرایط مرزی</w:t>
      </w:r>
    </w:p>
    <w:p w:rsidR="00AE48EA" w:rsidRPr="00CB0304" w:rsidRDefault="00AE48EA" w:rsidP="00B70E62">
      <w:pPr>
        <w:bidi/>
        <w:rPr>
          <w:rFonts w:cs="B Nazanin"/>
          <w:sz w:val="22"/>
          <w:szCs w:val="22"/>
          <w:rtl/>
        </w:rPr>
      </w:pPr>
      <w:r w:rsidRPr="00CB0304">
        <w:rPr>
          <w:rFonts w:cs="B Nazanin" w:hint="cs"/>
          <w:sz w:val="22"/>
          <w:szCs w:val="22"/>
          <w:rtl/>
        </w:rPr>
        <w:t xml:space="preserve">برای اتصال بین </w:t>
      </w:r>
      <w:r w:rsidR="00DF147B">
        <w:rPr>
          <w:rFonts w:cs="B Nazanin" w:hint="cs"/>
          <w:sz w:val="22"/>
          <w:szCs w:val="22"/>
          <w:rtl/>
        </w:rPr>
        <w:t>رابط‌</w:t>
      </w:r>
      <w:r w:rsidR="00B70E62">
        <w:rPr>
          <w:rFonts w:cs="B Nazanin" w:hint="cs"/>
          <w:sz w:val="22"/>
          <w:szCs w:val="22"/>
          <w:rtl/>
        </w:rPr>
        <w:t>‌</w:t>
      </w:r>
      <w:r w:rsidRPr="00CB0304">
        <w:rPr>
          <w:rFonts w:cs="B Nazanin" w:hint="cs"/>
          <w:sz w:val="22"/>
          <w:szCs w:val="22"/>
          <w:rtl/>
        </w:rPr>
        <w:t>ها از قید</w:t>
      </w:r>
      <w:r w:rsidR="00036F2D">
        <w:rPr>
          <w:rFonts w:cs="B Nazanin" w:hint="cs"/>
          <w:sz w:val="22"/>
          <w:szCs w:val="22"/>
          <w:rtl/>
        </w:rPr>
        <w:t xml:space="preserve"> پین اتصال</w:t>
      </w:r>
      <w:r w:rsidR="00036F2D">
        <w:rPr>
          <w:rStyle w:val="FootnoteReference"/>
          <w:rFonts w:cs="B Nazanin"/>
          <w:sz w:val="22"/>
          <w:szCs w:val="22"/>
          <w:rtl/>
        </w:rPr>
        <w:footnoteReference w:id="26"/>
      </w:r>
      <w:r w:rsidR="007C5C9E">
        <w:rPr>
          <w:rFonts w:cs="B Nazanin"/>
          <w:sz w:val="22"/>
          <w:szCs w:val="22"/>
        </w:rPr>
        <w:t xml:space="preserve"> </w:t>
      </w:r>
      <w:r w:rsidRPr="00CB0304">
        <w:rPr>
          <w:rFonts w:cs="B Nazanin" w:hint="cs"/>
          <w:sz w:val="22"/>
          <w:szCs w:val="22"/>
          <w:rtl/>
        </w:rPr>
        <w:t xml:space="preserve">استفاده </w:t>
      </w:r>
      <w:r w:rsidR="00036F2D">
        <w:rPr>
          <w:rFonts w:cs="B Nazanin" w:hint="cs"/>
          <w:sz w:val="22"/>
          <w:szCs w:val="22"/>
          <w:rtl/>
        </w:rPr>
        <w:t>شده است</w:t>
      </w:r>
      <w:r w:rsidRPr="00CB0304">
        <w:rPr>
          <w:rFonts w:cs="B Nazanin" w:hint="cs"/>
          <w:sz w:val="22"/>
          <w:szCs w:val="22"/>
          <w:rtl/>
        </w:rPr>
        <w:t>.</w:t>
      </w:r>
      <w:r w:rsidR="00C519BB">
        <w:rPr>
          <w:rFonts w:cs="B Nazanin" w:hint="cs"/>
          <w:sz w:val="22"/>
          <w:szCs w:val="22"/>
          <w:rtl/>
        </w:rPr>
        <w:t xml:space="preserve"> </w:t>
      </w:r>
      <w:r w:rsidRPr="00CB0304">
        <w:rPr>
          <w:rFonts w:cs="B Nazanin" w:hint="cs"/>
          <w:sz w:val="22"/>
          <w:szCs w:val="22"/>
          <w:rtl/>
        </w:rPr>
        <w:t xml:space="preserve">این قید بین هر دو </w:t>
      </w:r>
      <w:r w:rsidR="00DF147B">
        <w:rPr>
          <w:rFonts w:cs="B Nazanin" w:hint="cs"/>
          <w:sz w:val="22"/>
          <w:szCs w:val="22"/>
          <w:rtl/>
        </w:rPr>
        <w:t>رابط‌</w:t>
      </w:r>
      <w:r w:rsidRPr="00CB0304">
        <w:rPr>
          <w:rFonts w:cs="B Nazanin" w:hint="cs"/>
          <w:sz w:val="22"/>
          <w:szCs w:val="22"/>
          <w:rtl/>
        </w:rPr>
        <w:t xml:space="preserve"> مورد نظر یک پین مجازی برای انتقال نیرو تعریف می‌کن</w:t>
      </w:r>
      <w:r w:rsidR="00290452">
        <w:rPr>
          <w:rFonts w:cs="B Nazanin" w:hint="cs"/>
          <w:sz w:val="22"/>
          <w:szCs w:val="22"/>
          <w:rtl/>
        </w:rPr>
        <w:t>د. فرض شده است پین‌</w:t>
      </w:r>
      <w:r w:rsidRPr="00CB0304">
        <w:rPr>
          <w:rFonts w:cs="B Nazanin" w:hint="cs"/>
          <w:sz w:val="22"/>
          <w:szCs w:val="22"/>
          <w:rtl/>
        </w:rPr>
        <w:t xml:space="preserve">ها صلب هستند </w:t>
      </w:r>
      <w:r w:rsidR="00C519BB">
        <w:rPr>
          <w:rFonts w:cs="B Nazanin" w:hint="cs"/>
          <w:sz w:val="22"/>
          <w:szCs w:val="22"/>
          <w:rtl/>
        </w:rPr>
        <w:t>چرا که</w:t>
      </w:r>
      <w:r w:rsidR="00D0236C">
        <w:rPr>
          <w:rFonts w:cs="B Nazanin" w:hint="cs"/>
          <w:sz w:val="22"/>
          <w:szCs w:val="22"/>
          <w:rtl/>
        </w:rPr>
        <w:t xml:space="preserve"> هدف</w:t>
      </w:r>
      <w:r w:rsidR="00B70E62">
        <w:rPr>
          <w:rFonts w:cs="B Nazanin" w:hint="cs"/>
          <w:sz w:val="22"/>
          <w:szCs w:val="22"/>
          <w:rtl/>
        </w:rPr>
        <w:t>،</w:t>
      </w:r>
      <w:r w:rsidR="00D0236C">
        <w:rPr>
          <w:rFonts w:cs="B Nazanin" w:hint="cs"/>
          <w:sz w:val="22"/>
          <w:szCs w:val="22"/>
          <w:rtl/>
        </w:rPr>
        <w:t xml:space="preserve"> بررسی تنش در </w:t>
      </w:r>
      <w:r w:rsidR="00DF147B">
        <w:rPr>
          <w:rFonts w:cs="B Nazanin" w:hint="cs"/>
          <w:sz w:val="22"/>
          <w:szCs w:val="22"/>
          <w:rtl/>
        </w:rPr>
        <w:t>رابط‌</w:t>
      </w:r>
      <w:r w:rsidR="00D0236C">
        <w:rPr>
          <w:rFonts w:cs="B Nazanin" w:hint="cs"/>
          <w:sz w:val="22"/>
          <w:szCs w:val="22"/>
          <w:rtl/>
        </w:rPr>
        <w:softHyphen/>
        <w:t>ها می</w:t>
      </w:r>
      <w:r w:rsidR="00B70E62">
        <w:rPr>
          <w:rFonts w:cs="B Nazanin" w:hint="cs"/>
          <w:sz w:val="22"/>
          <w:szCs w:val="22"/>
          <w:rtl/>
        </w:rPr>
        <w:t>‌</w:t>
      </w:r>
      <w:r w:rsidR="00D0236C">
        <w:rPr>
          <w:rFonts w:cs="B Nazanin" w:hint="cs"/>
          <w:sz w:val="22"/>
          <w:szCs w:val="22"/>
          <w:rtl/>
        </w:rPr>
        <w:t>باشد</w:t>
      </w:r>
      <w:r w:rsidR="005248C7">
        <w:rPr>
          <w:rFonts w:cs="B Nazanin" w:hint="cs"/>
          <w:sz w:val="22"/>
          <w:szCs w:val="22"/>
          <w:rtl/>
        </w:rPr>
        <w:t>[</w:t>
      </w:r>
      <w:r w:rsidR="004238F4">
        <w:rPr>
          <w:rFonts w:cs="B Nazanin" w:hint="cs"/>
          <w:sz w:val="22"/>
          <w:szCs w:val="22"/>
          <w:rtl/>
        </w:rPr>
        <w:t>13</w:t>
      </w:r>
      <w:r w:rsidR="005248C7">
        <w:rPr>
          <w:rFonts w:cs="B Nazanin" w:hint="cs"/>
          <w:sz w:val="22"/>
          <w:szCs w:val="22"/>
          <w:rtl/>
        </w:rPr>
        <w:t>]</w:t>
      </w:r>
      <w:r w:rsidR="00C519BB">
        <w:rPr>
          <w:rFonts w:cs="B Nazanin" w:hint="cs"/>
          <w:sz w:val="22"/>
          <w:szCs w:val="22"/>
          <w:rtl/>
        </w:rPr>
        <w:t>.</w:t>
      </w:r>
      <w:r w:rsidR="00D0236C">
        <w:rPr>
          <w:rFonts w:cs="B Nazanin" w:hint="cs"/>
          <w:sz w:val="22"/>
          <w:szCs w:val="22"/>
          <w:rtl/>
        </w:rPr>
        <w:t xml:space="preserve"> هرچند صلب ف</w:t>
      </w:r>
      <w:r w:rsidR="00B70E62">
        <w:rPr>
          <w:rFonts w:cs="B Nazanin" w:hint="cs"/>
          <w:sz w:val="22"/>
          <w:szCs w:val="22"/>
          <w:rtl/>
        </w:rPr>
        <w:t>رض نمودن پین</w:t>
      </w:r>
      <w:r w:rsidR="00B70E62">
        <w:rPr>
          <w:rFonts w:cs="B Nazanin" w:hint="cs"/>
          <w:sz w:val="22"/>
          <w:szCs w:val="22"/>
          <w:rtl/>
        </w:rPr>
        <w:softHyphen/>
        <w:t>ها دقت تحلیل را</w:t>
      </w:r>
      <w:r w:rsidR="00940239">
        <w:rPr>
          <w:rFonts w:cs="B Nazanin" w:hint="cs"/>
          <w:sz w:val="22"/>
          <w:szCs w:val="22"/>
          <w:rtl/>
        </w:rPr>
        <w:t xml:space="preserve"> کمی </w:t>
      </w:r>
      <w:r w:rsidR="00D0236C">
        <w:rPr>
          <w:rFonts w:cs="B Nazanin" w:hint="cs"/>
          <w:sz w:val="22"/>
          <w:szCs w:val="22"/>
          <w:rtl/>
        </w:rPr>
        <w:t>پایین می</w:t>
      </w:r>
      <w:r w:rsidR="00D0236C">
        <w:rPr>
          <w:rFonts w:cs="B Nazanin" w:hint="cs"/>
          <w:sz w:val="22"/>
          <w:szCs w:val="22"/>
          <w:rtl/>
        </w:rPr>
        <w:softHyphen/>
        <w:t>آورد</w:t>
      </w:r>
      <w:r w:rsidR="00B70E62">
        <w:rPr>
          <w:rFonts w:cs="B Nazanin" w:hint="cs"/>
          <w:sz w:val="22"/>
          <w:szCs w:val="22"/>
          <w:rtl/>
        </w:rPr>
        <w:t>،</w:t>
      </w:r>
      <w:r w:rsidR="00C519BB">
        <w:rPr>
          <w:rFonts w:cs="B Nazanin" w:hint="cs"/>
          <w:sz w:val="22"/>
          <w:szCs w:val="22"/>
          <w:rtl/>
        </w:rPr>
        <w:t xml:space="preserve"> اما مقدار حجم محاسبات را به مقدار قابل توجهی کاهش می‌دهد.</w:t>
      </w:r>
      <w:r w:rsidR="00940239">
        <w:rPr>
          <w:rFonts w:cs="B Nazanin" w:hint="cs"/>
          <w:sz w:val="22"/>
          <w:szCs w:val="22"/>
          <w:rtl/>
        </w:rPr>
        <w:t xml:space="preserve"> این پین‌ها در شکل15 نشان داده شده اند.</w:t>
      </w:r>
    </w:p>
    <w:p w:rsidR="00E271D2" w:rsidRDefault="00E271D2" w:rsidP="00CB29F6">
      <w:pPr>
        <w:bidi/>
        <w:rPr>
          <w:rFonts w:cs="B Nazanin"/>
          <w:sz w:val="22"/>
          <w:szCs w:val="22"/>
          <w:rtl/>
        </w:rPr>
      </w:pPr>
    </w:p>
    <w:p w:rsidR="00AE48EA" w:rsidRPr="00CB0304" w:rsidRDefault="00AE48EA" w:rsidP="00C519BB">
      <w:pPr>
        <w:rPr>
          <w:rFonts w:cs="B Nazanin"/>
          <w:sz w:val="22"/>
          <w:szCs w:val="22"/>
        </w:rPr>
      </w:pPr>
      <w:r w:rsidRPr="00CB0304">
        <w:rPr>
          <w:rFonts w:cs="B Nazanin"/>
          <w:noProof/>
          <w:sz w:val="22"/>
          <w:szCs w:val="22"/>
          <w:rtl/>
          <w:lang w:bidi="ar-SA"/>
        </w:rPr>
        <w:drawing>
          <wp:inline distT="0" distB="0" distL="0" distR="0">
            <wp:extent cx="2521083" cy="1596789"/>
            <wp:effectExtent l="1905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lum bright="-20000" contrast="40000"/>
                    </a:blip>
                    <a:srcRect/>
                    <a:stretch>
                      <a:fillRect/>
                    </a:stretch>
                  </pic:blipFill>
                  <pic:spPr bwMode="auto">
                    <a:xfrm>
                      <a:off x="0" y="0"/>
                      <a:ext cx="2521083" cy="1596789"/>
                    </a:xfrm>
                    <a:prstGeom prst="rect">
                      <a:avLst/>
                    </a:prstGeom>
                    <a:noFill/>
                    <a:ln w="9525">
                      <a:noFill/>
                      <a:miter lim="800000"/>
                      <a:headEnd/>
                      <a:tailEnd/>
                    </a:ln>
                  </pic:spPr>
                </pic:pic>
              </a:graphicData>
            </a:graphic>
          </wp:inline>
        </w:drawing>
      </w:r>
    </w:p>
    <w:p w:rsidR="00AE48EA" w:rsidRPr="00CC67C9" w:rsidRDefault="00AE48EA" w:rsidP="00940239">
      <w:pPr>
        <w:bidi/>
        <w:jc w:val="center"/>
        <w:rPr>
          <w:b/>
          <w:bCs/>
          <w:sz w:val="20"/>
          <w:szCs w:val="20"/>
          <w:rtl/>
        </w:rPr>
      </w:pPr>
      <w:r w:rsidRPr="005E0921">
        <w:rPr>
          <w:rFonts w:cs="B Nazanin" w:hint="cs"/>
          <w:b/>
          <w:bCs/>
          <w:sz w:val="20"/>
          <w:szCs w:val="20"/>
          <w:rtl/>
        </w:rPr>
        <w:t>شکل</w:t>
      </w:r>
      <w:r w:rsidR="00E567E1" w:rsidRPr="005E0921">
        <w:rPr>
          <w:rFonts w:cs="B Nazanin" w:hint="cs"/>
          <w:b/>
          <w:bCs/>
          <w:sz w:val="20"/>
          <w:szCs w:val="20"/>
          <w:rtl/>
        </w:rPr>
        <w:t>1</w:t>
      </w:r>
      <w:r w:rsidR="00940239" w:rsidRPr="005E0921">
        <w:rPr>
          <w:rFonts w:cs="B Nazanin" w:hint="cs"/>
          <w:b/>
          <w:bCs/>
          <w:sz w:val="20"/>
          <w:szCs w:val="20"/>
          <w:rtl/>
        </w:rPr>
        <w:t>5</w:t>
      </w:r>
      <w:r w:rsidRPr="005E0921">
        <w:rPr>
          <w:rFonts w:cs="B Nazanin" w:hint="cs"/>
          <w:b/>
          <w:bCs/>
          <w:sz w:val="20"/>
          <w:szCs w:val="20"/>
          <w:rtl/>
        </w:rPr>
        <w:t>- قیدهای پین در کل پرس</w:t>
      </w:r>
      <w:r w:rsidR="00CB1E52">
        <w:rPr>
          <w:rFonts w:cs="B Nazanin" w:hint="cs"/>
          <w:b/>
          <w:bCs/>
          <w:sz w:val="20"/>
          <w:szCs w:val="20"/>
          <w:rtl/>
        </w:rPr>
        <w:t>[13]</w:t>
      </w:r>
    </w:p>
    <w:p w:rsidR="00036F2D" w:rsidRPr="00CB0304" w:rsidRDefault="00036F2D" w:rsidP="00036F2D">
      <w:pPr>
        <w:bidi/>
        <w:rPr>
          <w:rFonts w:cs="B Nazanin"/>
          <w:sz w:val="20"/>
          <w:szCs w:val="20"/>
          <w:rtl/>
        </w:rPr>
      </w:pPr>
    </w:p>
    <w:p w:rsidR="00631078" w:rsidRDefault="00AE48EA" w:rsidP="002704DF">
      <w:pPr>
        <w:bidi/>
        <w:ind w:firstLine="289"/>
        <w:rPr>
          <w:rFonts w:cs="B Nazanin"/>
          <w:sz w:val="22"/>
          <w:szCs w:val="22"/>
          <w:rtl/>
        </w:rPr>
      </w:pPr>
      <w:r w:rsidRPr="00CB0304">
        <w:rPr>
          <w:rFonts w:cs="B Nazanin" w:hint="cs"/>
          <w:sz w:val="22"/>
          <w:szCs w:val="22"/>
          <w:rtl/>
        </w:rPr>
        <w:t>بین سطوح در تماس با هم یا سطوحی که ممکن است با هم در تماس قرار گیرند</w:t>
      </w:r>
      <w:r w:rsidR="00B70E62">
        <w:rPr>
          <w:rFonts w:cs="B Nazanin" w:hint="cs"/>
          <w:sz w:val="22"/>
          <w:szCs w:val="22"/>
          <w:rtl/>
        </w:rPr>
        <w:t xml:space="preserve"> </w:t>
      </w:r>
      <w:r w:rsidRPr="00CB0304">
        <w:rPr>
          <w:rFonts w:cs="B Nazanin" w:hint="cs"/>
          <w:sz w:val="22"/>
          <w:szCs w:val="22"/>
          <w:rtl/>
        </w:rPr>
        <w:t xml:space="preserve">(مانند سطح بیرونی </w:t>
      </w:r>
      <w:r w:rsidR="00452557">
        <w:rPr>
          <w:rFonts w:cs="B Nazanin" w:hint="cs"/>
          <w:sz w:val="22"/>
          <w:szCs w:val="22"/>
          <w:rtl/>
        </w:rPr>
        <w:t>لغزنده‌</w:t>
      </w:r>
      <w:r w:rsidRPr="00CB0304">
        <w:rPr>
          <w:rFonts w:cs="B Nazanin" w:hint="cs"/>
          <w:sz w:val="22"/>
          <w:szCs w:val="22"/>
          <w:rtl/>
        </w:rPr>
        <w:t>ها وسطح داخلی راهنماها</w:t>
      </w:r>
      <w:r w:rsidRPr="00CB0304">
        <w:rPr>
          <w:rStyle w:val="FootnoteReference"/>
          <w:rFonts w:cs="B Nazanin"/>
          <w:sz w:val="22"/>
          <w:szCs w:val="22"/>
          <w:rtl/>
        </w:rPr>
        <w:footnoteReference w:id="27"/>
      </w:r>
      <w:r w:rsidRPr="00CB0304">
        <w:rPr>
          <w:rFonts w:cs="B Nazanin" w:hint="cs"/>
          <w:sz w:val="22"/>
          <w:szCs w:val="22"/>
          <w:rtl/>
        </w:rPr>
        <w:t>)</w:t>
      </w:r>
      <w:r w:rsidR="00B70E62">
        <w:rPr>
          <w:rFonts w:cs="B Nazanin" w:hint="cs"/>
          <w:sz w:val="22"/>
          <w:szCs w:val="22"/>
          <w:rtl/>
        </w:rPr>
        <w:t xml:space="preserve">، </w:t>
      </w:r>
      <w:r w:rsidR="00B70E62" w:rsidRPr="00CB0304">
        <w:rPr>
          <w:rFonts w:cs="B Nazanin" w:hint="cs"/>
          <w:sz w:val="22"/>
          <w:szCs w:val="22"/>
          <w:rtl/>
        </w:rPr>
        <w:t xml:space="preserve">از قید </w:t>
      </w:r>
      <w:r w:rsidR="00B70E62">
        <w:rPr>
          <w:rFonts w:cs="B Nazanin" w:hint="cs"/>
          <w:sz w:val="22"/>
          <w:szCs w:val="22"/>
          <w:rtl/>
        </w:rPr>
        <w:t>تماس</w:t>
      </w:r>
      <w:r w:rsidR="00B70E62">
        <w:rPr>
          <w:rStyle w:val="FootnoteReference"/>
          <w:rFonts w:cs="B Nazanin"/>
          <w:sz w:val="22"/>
          <w:szCs w:val="22"/>
          <w:rtl/>
        </w:rPr>
        <w:footnoteReference w:id="28"/>
      </w:r>
      <w:r w:rsidR="00B70E62">
        <w:rPr>
          <w:rFonts w:cs="B Nazanin" w:hint="cs"/>
          <w:sz w:val="22"/>
          <w:szCs w:val="22"/>
          <w:rtl/>
        </w:rPr>
        <w:t xml:space="preserve"> </w:t>
      </w:r>
      <w:r w:rsidRPr="00CB0304">
        <w:rPr>
          <w:rFonts w:cs="B Nazanin" w:hint="cs"/>
          <w:sz w:val="22"/>
          <w:szCs w:val="22"/>
          <w:rtl/>
        </w:rPr>
        <w:t>استفاده می</w:t>
      </w:r>
      <w:r w:rsidR="00E87216">
        <w:rPr>
          <w:rFonts w:cs="B Nazanin" w:hint="cs"/>
          <w:sz w:val="22"/>
          <w:szCs w:val="22"/>
          <w:rtl/>
        </w:rPr>
        <w:t>‌</w:t>
      </w:r>
      <w:r w:rsidR="00B70E62">
        <w:rPr>
          <w:rFonts w:cs="B Nazanin" w:hint="cs"/>
          <w:sz w:val="22"/>
          <w:szCs w:val="22"/>
          <w:rtl/>
        </w:rPr>
        <w:t>شود</w:t>
      </w:r>
      <w:r w:rsidRPr="00CB0304">
        <w:rPr>
          <w:rFonts w:cs="B Nazanin" w:hint="cs"/>
          <w:sz w:val="22"/>
          <w:szCs w:val="22"/>
          <w:rtl/>
        </w:rPr>
        <w:t>.</w:t>
      </w:r>
      <w:r w:rsidR="00B6484F">
        <w:rPr>
          <w:rFonts w:cs="B Nazanin"/>
          <w:sz w:val="22"/>
          <w:szCs w:val="22"/>
        </w:rPr>
        <w:t xml:space="preserve"> </w:t>
      </w:r>
      <w:r w:rsidRPr="00CB0304">
        <w:rPr>
          <w:rFonts w:cs="B Nazanin" w:hint="cs"/>
          <w:sz w:val="22"/>
          <w:szCs w:val="22"/>
          <w:rtl/>
        </w:rPr>
        <w:t xml:space="preserve">سطوح با </w:t>
      </w:r>
      <w:r w:rsidRPr="00CB0304">
        <w:rPr>
          <w:rFonts w:cs="B Nazanin" w:hint="cs"/>
          <w:sz w:val="22"/>
          <w:szCs w:val="22"/>
          <w:rtl/>
        </w:rPr>
        <w:lastRenderedPageBreak/>
        <w:t xml:space="preserve">قید </w:t>
      </w:r>
      <w:r w:rsidR="00036F2D">
        <w:rPr>
          <w:rFonts w:cs="B Nazanin" w:hint="cs"/>
          <w:sz w:val="22"/>
          <w:szCs w:val="22"/>
          <w:rtl/>
        </w:rPr>
        <w:t>تماس</w:t>
      </w:r>
      <w:r w:rsidRPr="00CB0304">
        <w:rPr>
          <w:rFonts w:cs="B Nazanin" w:hint="cs"/>
          <w:sz w:val="22"/>
          <w:szCs w:val="22"/>
          <w:rtl/>
        </w:rPr>
        <w:t xml:space="preserve"> در هم فرو نمی روند</w:t>
      </w:r>
      <w:r w:rsidR="00036F2D">
        <w:rPr>
          <w:rFonts w:cs="B Nazanin" w:hint="cs"/>
          <w:sz w:val="22"/>
          <w:szCs w:val="22"/>
          <w:rtl/>
        </w:rPr>
        <w:t>.</w:t>
      </w:r>
      <w:r w:rsidR="00940239">
        <w:rPr>
          <w:rFonts w:cs="B Nazanin" w:hint="cs"/>
          <w:sz w:val="22"/>
          <w:szCs w:val="22"/>
          <w:rtl/>
        </w:rPr>
        <w:t xml:space="preserve"> قیدهای تماسی مکانیزم در شکل16 دیده می‌شوند.</w:t>
      </w:r>
      <w:r w:rsidR="00C519BB">
        <w:rPr>
          <w:rFonts w:cs="B Nazanin" w:hint="cs"/>
          <w:sz w:val="22"/>
          <w:szCs w:val="22"/>
          <w:rtl/>
        </w:rPr>
        <w:t xml:space="preserve"> </w:t>
      </w:r>
    </w:p>
    <w:p w:rsidR="00940239" w:rsidRDefault="00940239" w:rsidP="00940239">
      <w:pPr>
        <w:bidi/>
        <w:ind w:firstLine="289"/>
        <w:rPr>
          <w:rFonts w:cs="B Nazanin"/>
          <w:sz w:val="22"/>
          <w:szCs w:val="22"/>
          <w:rtl/>
        </w:rPr>
      </w:pPr>
    </w:p>
    <w:p w:rsidR="001B1B9B" w:rsidRDefault="00AE48EA" w:rsidP="0069084C">
      <w:pPr>
        <w:bidi/>
        <w:jc w:val="center"/>
        <w:rPr>
          <w:rFonts w:cs="B Nazanin"/>
          <w:sz w:val="22"/>
          <w:szCs w:val="22"/>
          <w:rtl/>
        </w:rPr>
      </w:pPr>
      <w:r w:rsidRPr="00CB0304">
        <w:rPr>
          <w:rFonts w:cs="B Nazanin" w:hint="cs"/>
          <w:noProof/>
          <w:sz w:val="22"/>
          <w:szCs w:val="22"/>
          <w:rtl/>
          <w:lang w:bidi="ar-SA"/>
        </w:rPr>
        <w:drawing>
          <wp:inline distT="0" distB="0" distL="0" distR="0">
            <wp:extent cx="1820849" cy="1693911"/>
            <wp:effectExtent l="19050" t="0" r="7951"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lum bright="-20000" contrast="40000"/>
                    </a:blip>
                    <a:srcRect t="5882" b="10000"/>
                    <a:stretch>
                      <a:fillRect/>
                    </a:stretch>
                  </pic:blipFill>
                  <pic:spPr bwMode="auto">
                    <a:xfrm>
                      <a:off x="0" y="0"/>
                      <a:ext cx="1822995" cy="1695908"/>
                    </a:xfrm>
                    <a:prstGeom prst="rect">
                      <a:avLst/>
                    </a:prstGeom>
                    <a:noFill/>
                    <a:ln w="9525">
                      <a:noFill/>
                      <a:miter lim="800000"/>
                      <a:headEnd/>
                      <a:tailEnd/>
                    </a:ln>
                  </pic:spPr>
                </pic:pic>
              </a:graphicData>
            </a:graphic>
          </wp:inline>
        </w:drawing>
      </w:r>
    </w:p>
    <w:p w:rsidR="00AE48EA" w:rsidRPr="005E0921" w:rsidRDefault="00AE48EA" w:rsidP="00940239">
      <w:pPr>
        <w:bidi/>
        <w:jc w:val="center"/>
        <w:rPr>
          <w:rFonts w:cs="B Nazanin"/>
          <w:b/>
          <w:bCs/>
          <w:sz w:val="22"/>
          <w:szCs w:val="22"/>
          <w:rtl/>
        </w:rPr>
      </w:pPr>
      <w:r w:rsidRPr="005E0921">
        <w:rPr>
          <w:rFonts w:cs="B Nazanin" w:hint="cs"/>
          <w:b/>
          <w:bCs/>
          <w:sz w:val="20"/>
          <w:szCs w:val="20"/>
          <w:rtl/>
          <w:lang w:bidi="ar-SA"/>
        </w:rPr>
        <w:t>شکل</w:t>
      </w:r>
      <w:r w:rsidR="00E567E1" w:rsidRPr="005E0921">
        <w:rPr>
          <w:rFonts w:cs="B Nazanin" w:hint="cs"/>
          <w:b/>
          <w:bCs/>
          <w:sz w:val="20"/>
          <w:szCs w:val="20"/>
          <w:rtl/>
          <w:lang w:bidi="ar-SA"/>
        </w:rPr>
        <w:t xml:space="preserve"> 1</w:t>
      </w:r>
      <w:r w:rsidR="00940239" w:rsidRPr="005E0921">
        <w:rPr>
          <w:rFonts w:cs="B Nazanin" w:hint="cs"/>
          <w:b/>
          <w:bCs/>
          <w:sz w:val="20"/>
          <w:szCs w:val="20"/>
          <w:rtl/>
          <w:lang w:bidi="ar-SA"/>
        </w:rPr>
        <w:t xml:space="preserve">6- </w:t>
      </w:r>
      <w:r w:rsidRPr="005E0921">
        <w:rPr>
          <w:rFonts w:cs="B Nazanin" w:hint="cs"/>
          <w:b/>
          <w:bCs/>
          <w:sz w:val="20"/>
          <w:szCs w:val="20"/>
          <w:rtl/>
          <w:lang w:bidi="ar-SA"/>
        </w:rPr>
        <w:t xml:space="preserve"> قیدهای </w:t>
      </w:r>
      <w:r w:rsidR="00036F2D" w:rsidRPr="005E0921">
        <w:rPr>
          <w:rFonts w:cs="B Nazanin"/>
          <w:b/>
          <w:bCs/>
          <w:sz w:val="20"/>
          <w:szCs w:val="20"/>
          <w:rtl/>
          <w:lang w:bidi="ar-SA"/>
        </w:rPr>
        <w:t xml:space="preserve">تماس </w:t>
      </w:r>
      <w:r w:rsidRPr="005E0921">
        <w:rPr>
          <w:rFonts w:cs="B Nazanin" w:hint="cs"/>
          <w:b/>
          <w:bCs/>
          <w:sz w:val="20"/>
          <w:szCs w:val="20"/>
          <w:rtl/>
        </w:rPr>
        <w:t xml:space="preserve"> برای کل پرس</w:t>
      </w:r>
      <w:r w:rsidR="00CB1E52">
        <w:rPr>
          <w:rFonts w:cs="B Nazanin" w:hint="cs"/>
          <w:b/>
          <w:bCs/>
          <w:sz w:val="20"/>
          <w:szCs w:val="20"/>
          <w:rtl/>
        </w:rPr>
        <w:t>[13]</w:t>
      </w:r>
    </w:p>
    <w:p w:rsidR="00AE48EA" w:rsidRPr="00CB0304" w:rsidRDefault="00AE48EA" w:rsidP="00CB29F6">
      <w:pPr>
        <w:keepNext/>
        <w:bidi/>
        <w:rPr>
          <w:rFonts w:cs="B Nazanin"/>
          <w:sz w:val="20"/>
          <w:szCs w:val="20"/>
        </w:rPr>
      </w:pPr>
    </w:p>
    <w:p w:rsidR="00AE48EA" w:rsidRDefault="00AE48EA" w:rsidP="002704DF">
      <w:pPr>
        <w:bidi/>
        <w:ind w:firstLine="289"/>
        <w:rPr>
          <w:rFonts w:cs="B Nazanin"/>
          <w:sz w:val="22"/>
          <w:szCs w:val="22"/>
          <w:rtl/>
        </w:rPr>
      </w:pPr>
      <w:r w:rsidRPr="00CB0304">
        <w:rPr>
          <w:rFonts w:cs="B Nazanin" w:hint="cs"/>
          <w:sz w:val="22"/>
          <w:szCs w:val="22"/>
          <w:rtl/>
        </w:rPr>
        <w:t xml:space="preserve">قید </w:t>
      </w:r>
      <w:r w:rsidR="00036F2D">
        <w:rPr>
          <w:rFonts w:cs="B Nazanin"/>
          <w:sz w:val="22"/>
          <w:szCs w:val="22"/>
          <w:rtl/>
        </w:rPr>
        <w:t>ثابت</w:t>
      </w:r>
      <w:r w:rsidR="00036F2D">
        <w:rPr>
          <w:rStyle w:val="FootnoteReference"/>
          <w:rFonts w:cs="B Nazanin"/>
          <w:sz w:val="22"/>
          <w:szCs w:val="22"/>
          <w:rtl/>
        </w:rPr>
        <w:footnoteReference w:id="29"/>
      </w:r>
      <w:r w:rsidRPr="00CB0304">
        <w:rPr>
          <w:rFonts w:cs="B Nazanin" w:hint="cs"/>
          <w:sz w:val="22"/>
          <w:szCs w:val="22"/>
          <w:rtl/>
        </w:rPr>
        <w:t xml:space="preserve"> روی سطوحی</w:t>
      </w:r>
      <w:r w:rsidR="002704DF">
        <w:rPr>
          <w:rFonts w:cs="B Nazanin" w:hint="cs"/>
          <w:sz w:val="22"/>
          <w:szCs w:val="22"/>
          <w:rtl/>
        </w:rPr>
        <w:t xml:space="preserve"> </w:t>
      </w:r>
      <w:r w:rsidR="002704DF" w:rsidRPr="00CB0304">
        <w:rPr>
          <w:rFonts w:cs="B Nazanin" w:hint="cs"/>
          <w:sz w:val="22"/>
          <w:szCs w:val="22"/>
          <w:rtl/>
        </w:rPr>
        <w:t>اعمال</w:t>
      </w:r>
      <w:r w:rsidR="002704DF">
        <w:rPr>
          <w:rFonts w:cs="B Nazanin" w:hint="cs"/>
          <w:sz w:val="22"/>
          <w:szCs w:val="22"/>
          <w:rtl/>
        </w:rPr>
        <w:t xml:space="preserve"> می‌شود</w:t>
      </w:r>
      <w:r w:rsidRPr="00CB0304">
        <w:rPr>
          <w:rFonts w:cs="B Nazanin" w:hint="cs"/>
          <w:sz w:val="22"/>
          <w:szCs w:val="22"/>
          <w:rtl/>
        </w:rPr>
        <w:t xml:space="preserve"> که</w:t>
      </w:r>
      <w:r w:rsidR="002704DF">
        <w:rPr>
          <w:rFonts w:cs="B Nazanin" w:hint="cs"/>
          <w:sz w:val="22"/>
          <w:szCs w:val="22"/>
          <w:rtl/>
        </w:rPr>
        <w:t xml:space="preserve"> </w:t>
      </w:r>
      <w:r w:rsidR="002704DF" w:rsidRPr="00CB0304">
        <w:rPr>
          <w:rFonts w:cs="B Nazanin" w:hint="cs"/>
          <w:sz w:val="22"/>
          <w:szCs w:val="22"/>
          <w:rtl/>
        </w:rPr>
        <w:t>نباید</w:t>
      </w:r>
      <w:r w:rsidRPr="00CB0304">
        <w:rPr>
          <w:rFonts w:cs="B Nazanin" w:hint="cs"/>
          <w:sz w:val="22"/>
          <w:szCs w:val="22"/>
          <w:rtl/>
        </w:rPr>
        <w:t xml:space="preserve"> هیچ‌گونه حرکتی داشته باشند.</w:t>
      </w:r>
      <w:r w:rsidR="00940239">
        <w:rPr>
          <w:rFonts w:cs="B Nazanin" w:hint="cs"/>
          <w:sz w:val="22"/>
          <w:szCs w:val="22"/>
          <w:rtl/>
        </w:rPr>
        <w:t xml:space="preserve"> این قیدها در شکل17 مشخص شده‌اند.</w:t>
      </w:r>
    </w:p>
    <w:p w:rsidR="00631078" w:rsidRPr="00CB0304" w:rsidRDefault="00631078" w:rsidP="00631078">
      <w:pPr>
        <w:bidi/>
        <w:rPr>
          <w:rFonts w:cs="B Nazanin"/>
          <w:sz w:val="22"/>
          <w:szCs w:val="22"/>
        </w:rPr>
      </w:pPr>
    </w:p>
    <w:p w:rsidR="00AE48EA" w:rsidRPr="00CB0304" w:rsidRDefault="0056565B" w:rsidP="0069084C">
      <w:pPr>
        <w:keepNext/>
        <w:bidi/>
        <w:jc w:val="center"/>
        <w:rPr>
          <w:rFonts w:cs="B Nazanin"/>
          <w:sz w:val="20"/>
          <w:szCs w:val="20"/>
        </w:rPr>
      </w:pPr>
      <w:r>
        <w:rPr>
          <w:rFonts w:cs="B Nazanin"/>
          <w:noProof/>
          <w:sz w:val="22"/>
          <w:szCs w:val="22"/>
          <w:lang w:bidi="ar-SA"/>
        </w:rPr>
        <w:lastRenderedPageBreak/>
        <w:pict>
          <v:shapetype id="_x0000_t32" coordsize="21600,21600" o:spt="32" o:oned="t" path="m,l21600,21600e" filled="f">
            <v:path arrowok="t" fillok="f" o:connecttype="none"/>
            <o:lock v:ext="edit" shapetype="t"/>
          </v:shapetype>
          <v:shape id="_x0000_s1111" type="#_x0000_t32" style="position:absolute;left:0;text-align:left;margin-left:40.15pt;margin-top:76.65pt;width:40.2pt;height:20.9pt;flip:y;z-index:251692032" o:connectortype="straight">
            <v:stroke endarrow="block"/>
          </v:shape>
        </w:pict>
      </w:r>
      <w:r w:rsidR="00C519BB">
        <w:rPr>
          <w:rFonts w:cs="B Nazanin"/>
          <w:noProof/>
          <w:sz w:val="22"/>
          <w:szCs w:val="22"/>
          <w:lang w:bidi="ar-SA"/>
        </w:rPr>
        <w:drawing>
          <wp:inline distT="0" distB="0" distL="0" distR="0">
            <wp:extent cx="1916430" cy="2361565"/>
            <wp:effectExtent l="19050" t="0" r="7620" b="0"/>
            <wp:docPr id="2" name="Picture 16" descr="C:\Users\a\Desktop\مقاله سازه\lang as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esktop\مقاله سازه\lang asli.png"/>
                    <pic:cNvPicPr>
                      <a:picLocks noChangeAspect="1" noChangeArrowheads="1"/>
                    </pic:cNvPicPr>
                  </pic:nvPicPr>
                  <pic:blipFill>
                    <a:blip r:embed="rId34"/>
                    <a:srcRect/>
                    <a:stretch>
                      <a:fillRect/>
                    </a:stretch>
                  </pic:blipFill>
                  <pic:spPr bwMode="auto">
                    <a:xfrm>
                      <a:off x="0" y="0"/>
                      <a:ext cx="1916430" cy="2361565"/>
                    </a:xfrm>
                    <a:prstGeom prst="rect">
                      <a:avLst/>
                    </a:prstGeom>
                    <a:noFill/>
                    <a:ln w="9525">
                      <a:noFill/>
                      <a:miter lim="800000"/>
                      <a:headEnd/>
                      <a:tailEnd/>
                    </a:ln>
                  </pic:spPr>
                </pic:pic>
              </a:graphicData>
            </a:graphic>
          </wp:inline>
        </w:drawing>
      </w:r>
    </w:p>
    <w:p w:rsidR="00AE48EA" w:rsidRPr="005E0921" w:rsidRDefault="00AE48EA" w:rsidP="00940239">
      <w:pPr>
        <w:bidi/>
        <w:jc w:val="center"/>
        <w:rPr>
          <w:rFonts w:cs="B Nazanin"/>
          <w:b/>
          <w:bCs/>
          <w:sz w:val="20"/>
          <w:szCs w:val="20"/>
          <w:rtl/>
        </w:rPr>
      </w:pPr>
      <w:r w:rsidRPr="005E0921">
        <w:rPr>
          <w:rFonts w:cs="B Nazanin" w:hint="cs"/>
          <w:b/>
          <w:bCs/>
          <w:sz w:val="20"/>
          <w:szCs w:val="20"/>
          <w:rtl/>
        </w:rPr>
        <w:t>شکل</w:t>
      </w:r>
      <w:r w:rsidR="00E567E1" w:rsidRPr="005E0921">
        <w:rPr>
          <w:rFonts w:cs="B Nazanin" w:hint="cs"/>
          <w:b/>
          <w:bCs/>
          <w:sz w:val="20"/>
          <w:szCs w:val="20"/>
          <w:rtl/>
        </w:rPr>
        <w:t xml:space="preserve"> 1</w:t>
      </w:r>
      <w:r w:rsidR="00940239" w:rsidRPr="005E0921">
        <w:rPr>
          <w:rFonts w:cs="B Nazanin" w:hint="cs"/>
          <w:b/>
          <w:bCs/>
          <w:sz w:val="20"/>
          <w:szCs w:val="20"/>
          <w:rtl/>
        </w:rPr>
        <w:t>7</w:t>
      </w:r>
      <w:r w:rsidR="00E567E1" w:rsidRPr="005E0921">
        <w:rPr>
          <w:rFonts w:cs="B Nazanin" w:hint="cs"/>
          <w:b/>
          <w:bCs/>
          <w:sz w:val="20"/>
          <w:szCs w:val="20"/>
          <w:rtl/>
        </w:rPr>
        <w:t xml:space="preserve">- </w:t>
      </w:r>
      <w:r w:rsidRPr="005E0921">
        <w:rPr>
          <w:rFonts w:cs="B Nazanin" w:hint="cs"/>
          <w:b/>
          <w:bCs/>
          <w:sz w:val="20"/>
          <w:szCs w:val="20"/>
          <w:rtl/>
        </w:rPr>
        <w:t xml:space="preserve">قیدهای </w:t>
      </w:r>
      <w:r w:rsidR="00036F2D" w:rsidRPr="005E0921">
        <w:rPr>
          <w:rFonts w:cs="B Nazanin"/>
          <w:b/>
          <w:bCs/>
          <w:sz w:val="20"/>
          <w:szCs w:val="20"/>
          <w:rtl/>
        </w:rPr>
        <w:t>ثابت</w:t>
      </w:r>
      <w:r w:rsidRPr="005E0921">
        <w:rPr>
          <w:rFonts w:cs="B Nazanin" w:hint="cs"/>
          <w:b/>
          <w:bCs/>
          <w:sz w:val="20"/>
          <w:szCs w:val="20"/>
          <w:rtl/>
        </w:rPr>
        <w:t xml:space="preserve"> در کل پرس</w:t>
      </w:r>
      <w:r w:rsidR="00CB1E52">
        <w:rPr>
          <w:rFonts w:cs="B Nazanin" w:hint="cs"/>
          <w:b/>
          <w:bCs/>
          <w:sz w:val="20"/>
          <w:szCs w:val="20"/>
          <w:rtl/>
        </w:rPr>
        <w:t>[13]</w:t>
      </w:r>
    </w:p>
    <w:p w:rsidR="00AE48EA" w:rsidRPr="00CB0304" w:rsidRDefault="00AE48EA" w:rsidP="00CB29F6">
      <w:pPr>
        <w:bidi/>
        <w:rPr>
          <w:rFonts w:cs="B Nazanin"/>
          <w:sz w:val="22"/>
          <w:szCs w:val="22"/>
          <w:rtl/>
        </w:rPr>
      </w:pPr>
    </w:p>
    <w:p w:rsidR="00940239" w:rsidRDefault="00AE48EA" w:rsidP="002704DF">
      <w:pPr>
        <w:bidi/>
        <w:ind w:firstLine="289"/>
        <w:rPr>
          <w:rFonts w:cs="B Nazanin"/>
          <w:sz w:val="22"/>
          <w:szCs w:val="22"/>
          <w:rtl/>
        </w:rPr>
      </w:pPr>
      <w:r w:rsidRPr="00CB0304">
        <w:rPr>
          <w:rFonts w:cs="B Nazanin" w:hint="cs"/>
          <w:sz w:val="22"/>
          <w:szCs w:val="22"/>
          <w:rtl/>
        </w:rPr>
        <w:t>برای س</w:t>
      </w:r>
      <w:r w:rsidR="00036F2D">
        <w:rPr>
          <w:rFonts w:cs="B Nazanin" w:hint="cs"/>
          <w:sz w:val="22"/>
          <w:szCs w:val="22"/>
          <w:rtl/>
        </w:rPr>
        <w:t>طح بیرونی لنگ اصلی</w:t>
      </w:r>
      <w:r w:rsidR="00F95613">
        <w:rPr>
          <w:rFonts w:cs="B Nazanin" w:hint="cs"/>
          <w:sz w:val="22"/>
          <w:szCs w:val="22"/>
          <w:rtl/>
        </w:rPr>
        <w:t xml:space="preserve"> (لینک تیره</w:t>
      </w:r>
      <w:r w:rsidR="00631078">
        <w:rPr>
          <w:rFonts w:cs="B Nazanin" w:hint="cs"/>
          <w:sz w:val="22"/>
          <w:szCs w:val="22"/>
          <w:rtl/>
        </w:rPr>
        <w:t xml:space="preserve"> نشان داده شده</w:t>
      </w:r>
      <w:r w:rsidR="00F95613">
        <w:rPr>
          <w:rFonts w:cs="B Nazanin" w:hint="cs"/>
          <w:sz w:val="22"/>
          <w:szCs w:val="22"/>
          <w:rtl/>
        </w:rPr>
        <w:t xml:space="preserve"> در شکل</w:t>
      </w:r>
      <w:r w:rsidR="00940239">
        <w:rPr>
          <w:rFonts w:cs="B Nazanin" w:hint="cs"/>
          <w:sz w:val="22"/>
          <w:szCs w:val="22"/>
          <w:rtl/>
        </w:rPr>
        <w:t>17</w:t>
      </w:r>
      <w:r w:rsidR="00F95613">
        <w:rPr>
          <w:rFonts w:cs="B Nazanin" w:hint="cs"/>
          <w:sz w:val="22"/>
          <w:szCs w:val="22"/>
          <w:rtl/>
        </w:rPr>
        <w:t>)</w:t>
      </w:r>
      <w:r w:rsidR="00036F2D">
        <w:rPr>
          <w:rFonts w:cs="B Nazanin" w:hint="cs"/>
          <w:sz w:val="22"/>
          <w:szCs w:val="22"/>
          <w:rtl/>
        </w:rPr>
        <w:t xml:space="preserve"> از قید لولا</w:t>
      </w:r>
      <w:r w:rsidR="00036F2D">
        <w:rPr>
          <w:rStyle w:val="FootnoteReference"/>
          <w:rFonts w:cs="B Nazanin"/>
          <w:sz w:val="22"/>
          <w:szCs w:val="22"/>
          <w:rtl/>
        </w:rPr>
        <w:footnoteReference w:id="30"/>
      </w:r>
      <w:r w:rsidR="00F95613">
        <w:rPr>
          <w:rFonts w:cs="B Nazanin" w:hint="cs"/>
          <w:sz w:val="22"/>
          <w:szCs w:val="22"/>
          <w:rtl/>
        </w:rPr>
        <w:t xml:space="preserve"> </w:t>
      </w:r>
      <w:r w:rsidRPr="00CB0304">
        <w:rPr>
          <w:rFonts w:cs="B Nazanin" w:hint="cs"/>
          <w:sz w:val="22"/>
          <w:szCs w:val="22"/>
          <w:rtl/>
        </w:rPr>
        <w:t>استفاده می</w:t>
      </w:r>
      <w:r w:rsidR="00E87216">
        <w:rPr>
          <w:rFonts w:cs="B Nazanin" w:hint="cs"/>
          <w:sz w:val="22"/>
          <w:szCs w:val="22"/>
          <w:rtl/>
        </w:rPr>
        <w:t>‌شود</w:t>
      </w:r>
      <w:r w:rsidRPr="00CB0304">
        <w:rPr>
          <w:rFonts w:cs="B Nazanin" w:hint="cs"/>
          <w:sz w:val="22"/>
          <w:szCs w:val="22"/>
          <w:rtl/>
        </w:rPr>
        <w:t xml:space="preserve">. </w:t>
      </w:r>
      <w:r w:rsidR="00F95613">
        <w:rPr>
          <w:rFonts w:cs="B Nazanin" w:hint="cs"/>
          <w:sz w:val="22"/>
          <w:szCs w:val="22"/>
          <w:rtl/>
        </w:rPr>
        <w:t>در این حالت</w:t>
      </w:r>
      <w:r w:rsidRPr="00CB0304">
        <w:rPr>
          <w:rFonts w:cs="B Nazanin" w:hint="cs"/>
          <w:sz w:val="22"/>
          <w:szCs w:val="22"/>
          <w:rtl/>
        </w:rPr>
        <w:t xml:space="preserve"> لنگ اصلی مانند یک استوانه صلب عمل می</w:t>
      </w:r>
      <w:r w:rsidR="002704DF">
        <w:rPr>
          <w:rFonts w:cs="B Nazanin" w:hint="cs"/>
          <w:sz w:val="22"/>
          <w:szCs w:val="22"/>
          <w:rtl/>
        </w:rPr>
        <w:t>‌</w:t>
      </w:r>
      <w:r w:rsidRPr="00CB0304">
        <w:rPr>
          <w:rFonts w:cs="B Nazanin" w:hint="cs"/>
          <w:sz w:val="22"/>
          <w:szCs w:val="22"/>
          <w:rtl/>
        </w:rPr>
        <w:t>کند. در نهایت نیز برای تکیه</w:t>
      </w:r>
      <w:r w:rsidR="002704DF">
        <w:rPr>
          <w:rFonts w:cs="B Nazanin" w:hint="cs"/>
          <w:sz w:val="22"/>
          <w:szCs w:val="22"/>
          <w:rtl/>
        </w:rPr>
        <w:t>‌</w:t>
      </w:r>
      <w:r w:rsidRPr="00CB0304">
        <w:rPr>
          <w:rFonts w:cs="B Nazanin" w:hint="cs"/>
          <w:sz w:val="22"/>
          <w:szCs w:val="22"/>
          <w:rtl/>
        </w:rPr>
        <w:t>گاه</w:t>
      </w:r>
      <w:r w:rsidR="002704DF">
        <w:rPr>
          <w:rFonts w:cs="B Nazanin" w:hint="cs"/>
          <w:sz w:val="22"/>
          <w:szCs w:val="22"/>
          <w:rtl/>
        </w:rPr>
        <w:t>‌</w:t>
      </w:r>
      <w:r w:rsidRPr="00CB0304">
        <w:rPr>
          <w:rFonts w:cs="B Nazanin" w:hint="cs"/>
          <w:sz w:val="22"/>
          <w:szCs w:val="22"/>
          <w:rtl/>
        </w:rPr>
        <w:t>های این لنگ از دو تکیه</w:t>
      </w:r>
      <w:r w:rsidR="002704DF">
        <w:rPr>
          <w:rFonts w:cs="B Nazanin" w:hint="cs"/>
          <w:sz w:val="22"/>
          <w:szCs w:val="22"/>
          <w:rtl/>
        </w:rPr>
        <w:t>‌</w:t>
      </w:r>
      <w:r w:rsidRPr="00CB0304">
        <w:rPr>
          <w:rFonts w:cs="B Nazanin" w:hint="cs"/>
          <w:sz w:val="22"/>
          <w:szCs w:val="22"/>
          <w:rtl/>
        </w:rPr>
        <w:t>گاه استوانه</w:t>
      </w:r>
      <w:r w:rsidR="00610424">
        <w:rPr>
          <w:rFonts w:cs="B Nazanin" w:hint="cs"/>
          <w:sz w:val="22"/>
          <w:szCs w:val="22"/>
          <w:rtl/>
        </w:rPr>
        <w:t>‌</w:t>
      </w:r>
      <w:r w:rsidRPr="00CB0304">
        <w:rPr>
          <w:rFonts w:cs="B Nazanin" w:hint="cs"/>
          <w:sz w:val="22"/>
          <w:szCs w:val="22"/>
          <w:rtl/>
        </w:rPr>
        <w:t>ای</w:t>
      </w:r>
      <w:r w:rsidR="00610424">
        <w:rPr>
          <w:rFonts w:cs="B Nazanin" w:hint="cs"/>
          <w:sz w:val="22"/>
          <w:szCs w:val="22"/>
          <w:rtl/>
        </w:rPr>
        <w:t xml:space="preserve"> </w:t>
      </w:r>
      <w:r w:rsidRPr="00CB0304">
        <w:rPr>
          <w:rFonts w:cs="B Nazanin" w:hint="cs"/>
          <w:sz w:val="22"/>
          <w:szCs w:val="22"/>
          <w:rtl/>
        </w:rPr>
        <w:t xml:space="preserve">که خود دارای قید </w:t>
      </w:r>
      <w:r w:rsidR="00036F2D">
        <w:rPr>
          <w:rFonts w:cs="B Nazanin"/>
          <w:sz w:val="22"/>
          <w:szCs w:val="22"/>
          <w:rtl/>
        </w:rPr>
        <w:t>ثابت</w:t>
      </w:r>
      <w:r w:rsidRPr="00CB0304">
        <w:rPr>
          <w:rFonts w:cs="B Nazanin" w:hint="cs"/>
          <w:sz w:val="22"/>
          <w:szCs w:val="22"/>
          <w:rtl/>
        </w:rPr>
        <w:t xml:space="preserve"> هستند</w:t>
      </w:r>
      <w:r w:rsidR="002704DF">
        <w:rPr>
          <w:rFonts w:cs="B Nazanin" w:hint="cs"/>
          <w:sz w:val="22"/>
          <w:szCs w:val="22"/>
          <w:rtl/>
        </w:rPr>
        <w:t>،</w:t>
      </w:r>
      <w:r w:rsidRPr="00CB0304">
        <w:rPr>
          <w:rFonts w:cs="B Nazanin" w:hint="cs"/>
          <w:sz w:val="22"/>
          <w:szCs w:val="22"/>
          <w:rtl/>
        </w:rPr>
        <w:t xml:space="preserve"> در دو طرف لنگ استفاده می شود.</w:t>
      </w:r>
      <w:r w:rsidR="00940239">
        <w:rPr>
          <w:rFonts w:cs="B Nazanin" w:hint="cs"/>
          <w:sz w:val="22"/>
          <w:szCs w:val="22"/>
          <w:rtl/>
        </w:rPr>
        <w:t xml:space="preserve"> این قیود در شکل18 دیده می‌شوند.</w:t>
      </w:r>
      <w:r w:rsidRPr="00CB0304">
        <w:rPr>
          <w:rFonts w:cs="B Nazanin" w:hint="cs"/>
          <w:sz w:val="22"/>
          <w:szCs w:val="22"/>
          <w:rtl/>
        </w:rPr>
        <w:t xml:space="preserve"> </w:t>
      </w:r>
    </w:p>
    <w:p w:rsidR="00AE48EA" w:rsidRPr="00CB0304" w:rsidRDefault="00940239" w:rsidP="00940239">
      <w:pPr>
        <w:bidi/>
        <w:ind w:firstLine="289"/>
        <w:rPr>
          <w:rFonts w:cs="B Nazanin"/>
          <w:sz w:val="22"/>
          <w:szCs w:val="22"/>
          <w:rtl/>
        </w:rPr>
      </w:pPr>
      <w:r>
        <w:rPr>
          <w:rFonts w:cs="B Nazanin" w:hint="cs"/>
          <w:sz w:val="22"/>
          <w:szCs w:val="22"/>
          <w:rtl/>
        </w:rPr>
        <w:t xml:space="preserve"> </w:t>
      </w:r>
    </w:p>
    <w:p w:rsidR="00AE48EA" w:rsidRPr="00CB0304" w:rsidRDefault="00AE48EA" w:rsidP="0069084C">
      <w:pPr>
        <w:bidi/>
        <w:jc w:val="center"/>
        <w:rPr>
          <w:rFonts w:cs="B Nazanin"/>
          <w:sz w:val="22"/>
          <w:szCs w:val="22"/>
        </w:rPr>
      </w:pPr>
      <w:r w:rsidRPr="00CB0304">
        <w:rPr>
          <w:rFonts w:cs="B Nazanin" w:hint="cs"/>
          <w:noProof/>
          <w:sz w:val="22"/>
          <w:szCs w:val="22"/>
          <w:rtl/>
          <w:lang w:bidi="ar-SA"/>
        </w:rPr>
        <w:drawing>
          <wp:inline distT="0" distB="0" distL="0" distR="0">
            <wp:extent cx="1771961" cy="2297003"/>
            <wp:effectExtent l="19050" t="0" r="0" b="0"/>
            <wp:docPr id="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lum bright="-20000" contrast="40000"/>
                    </a:blip>
                    <a:srcRect/>
                    <a:stretch>
                      <a:fillRect/>
                    </a:stretch>
                  </pic:blipFill>
                  <pic:spPr bwMode="auto">
                    <a:xfrm>
                      <a:off x="0" y="0"/>
                      <a:ext cx="1772532" cy="2297744"/>
                    </a:xfrm>
                    <a:prstGeom prst="rect">
                      <a:avLst/>
                    </a:prstGeom>
                    <a:noFill/>
                    <a:ln w="9525">
                      <a:noFill/>
                      <a:miter lim="800000"/>
                      <a:headEnd/>
                      <a:tailEnd/>
                    </a:ln>
                  </pic:spPr>
                </pic:pic>
              </a:graphicData>
            </a:graphic>
          </wp:inline>
        </w:drawing>
      </w:r>
    </w:p>
    <w:p w:rsidR="00AE48EA" w:rsidRPr="005E0921" w:rsidRDefault="00AE48EA" w:rsidP="00940239">
      <w:pPr>
        <w:bidi/>
        <w:jc w:val="center"/>
        <w:rPr>
          <w:rFonts w:cs="B Nazanin"/>
          <w:b/>
          <w:bCs/>
          <w:sz w:val="20"/>
          <w:szCs w:val="20"/>
          <w:rtl/>
          <w:lang w:bidi="ar-SA"/>
        </w:rPr>
      </w:pPr>
      <w:r w:rsidRPr="005E0921">
        <w:rPr>
          <w:rFonts w:cs="B Nazanin" w:hint="cs"/>
          <w:b/>
          <w:bCs/>
          <w:sz w:val="20"/>
          <w:szCs w:val="20"/>
          <w:rtl/>
          <w:lang w:bidi="ar-SA"/>
        </w:rPr>
        <w:t>شکل</w:t>
      </w:r>
      <w:r w:rsidR="00E567E1" w:rsidRPr="005E0921">
        <w:rPr>
          <w:rFonts w:cs="B Nazanin" w:hint="cs"/>
          <w:b/>
          <w:bCs/>
          <w:sz w:val="20"/>
          <w:szCs w:val="20"/>
          <w:rtl/>
          <w:lang w:bidi="ar-SA"/>
        </w:rPr>
        <w:t xml:space="preserve"> 1</w:t>
      </w:r>
      <w:r w:rsidR="00940239" w:rsidRPr="005E0921">
        <w:rPr>
          <w:rFonts w:cs="B Nazanin" w:hint="cs"/>
          <w:b/>
          <w:bCs/>
          <w:sz w:val="20"/>
          <w:szCs w:val="20"/>
          <w:rtl/>
          <w:lang w:bidi="ar-SA"/>
        </w:rPr>
        <w:t>8</w:t>
      </w:r>
      <w:r w:rsidR="00E567E1" w:rsidRPr="005E0921">
        <w:rPr>
          <w:rFonts w:cs="B Nazanin" w:hint="cs"/>
          <w:b/>
          <w:bCs/>
          <w:sz w:val="20"/>
          <w:szCs w:val="20"/>
          <w:rtl/>
          <w:lang w:bidi="ar-SA"/>
        </w:rPr>
        <w:t xml:space="preserve">- </w:t>
      </w:r>
      <w:r w:rsidRPr="005E0921">
        <w:rPr>
          <w:rFonts w:cs="B Nazanin" w:hint="cs"/>
          <w:b/>
          <w:bCs/>
          <w:sz w:val="20"/>
          <w:szCs w:val="20"/>
          <w:rtl/>
          <w:lang w:bidi="ar-SA"/>
        </w:rPr>
        <w:t>قید های مربوط به لنگ اصلی</w:t>
      </w:r>
      <w:r w:rsidR="00CB1E52">
        <w:rPr>
          <w:rFonts w:cs="B Nazanin" w:hint="cs"/>
          <w:b/>
          <w:bCs/>
          <w:sz w:val="20"/>
          <w:szCs w:val="20"/>
          <w:rtl/>
          <w:lang w:bidi="ar-SA"/>
        </w:rPr>
        <w:t>[13]</w:t>
      </w:r>
    </w:p>
    <w:p w:rsidR="00E271D2" w:rsidRPr="00CB0304" w:rsidRDefault="00E271D2" w:rsidP="00CB29F6">
      <w:pPr>
        <w:bidi/>
        <w:rPr>
          <w:rFonts w:cs="B Nazanin"/>
          <w:sz w:val="20"/>
          <w:szCs w:val="20"/>
          <w:rtl/>
        </w:rPr>
      </w:pPr>
    </w:p>
    <w:p w:rsidR="00AE48EA" w:rsidRPr="00CB0304" w:rsidRDefault="00AE48EA" w:rsidP="00CB29F6">
      <w:pPr>
        <w:bidi/>
        <w:ind w:firstLine="288"/>
        <w:rPr>
          <w:rFonts w:cs="B Nazanin"/>
          <w:sz w:val="22"/>
          <w:szCs w:val="22"/>
          <w:rtl/>
        </w:rPr>
      </w:pPr>
      <w:r w:rsidRPr="00CB0304">
        <w:rPr>
          <w:rFonts w:cs="B Nazanin" w:hint="cs"/>
          <w:sz w:val="22"/>
          <w:szCs w:val="22"/>
          <w:rtl/>
        </w:rPr>
        <w:t>بدین ترتیب تعریف قیود بین اتصالات و اعمال شرایط مرزی بر مجموعه کامل می شود.</w:t>
      </w:r>
    </w:p>
    <w:p w:rsidR="00AE48EA" w:rsidRPr="00CB0304" w:rsidRDefault="00AE48EA" w:rsidP="00CB29F6">
      <w:pPr>
        <w:bidi/>
        <w:rPr>
          <w:rFonts w:cs="B Nazanin"/>
          <w:sz w:val="22"/>
          <w:szCs w:val="22"/>
          <w:rtl/>
        </w:rPr>
      </w:pPr>
    </w:p>
    <w:p w:rsidR="00AE48EA" w:rsidRPr="00F10F61" w:rsidRDefault="00DE462D" w:rsidP="00D41F50">
      <w:pPr>
        <w:bidi/>
        <w:rPr>
          <w:rFonts w:cs="B Nazanin"/>
          <w:b/>
          <w:bCs/>
          <w:sz w:val="22"/>
          <w:szCs w:val="22"/>
          <w:rtl/>
        </w:rPr>
      </w:pPr>
      <w:r w:rsidRPr="00F10F61">
        <w:rPr>
          <w:rFonts w:cs="B Nazanin" w:hint="cs"/>
          <w:b/>
          <w:bCs/>
          <w:sz w:val="22"/>
          <w:szCs w:val="22"/>
          <w:rtl/>
        </w:rPr>
        <w:t>4</w:t>
      </w:r>
      <w:r w:rsidR="00AE48EA" w:rsidRPr="00F10F61">
        <w:rPr>
          <w:rFonts w:cs="B Nazanin" w:hint="cs"/>
          <w:b/>
          <w:bCs/>
          <w:sz w:val="22"/>
          <w:szCs w:val="22"/>
          <w:rtl/>
        </w:rPr>
        <w:t>-2- بارگذاری</w:t>
      </w:r>
    </w:p>
    <w:p w:rsidR="00E271D2" w:rsidRDefault="00AE48EA" w:rsidP="00B0019D">
      <w:pPr>
        <w:bidi/>
        <w:jc w:val="lowKashida"/>
        <w:rPr>
          <w:rFonts w:cs="B Nazanin"/>
          <w:i/>
          <w:sz w:val="22"/>
          <w:szCs w:val="22"/>
        </w:rPr>
      </w:pPr>
      <w:r w:rsidRPr="00CB0304">
        <w:rPr>
          <w:rFonts w:cs="B Nazanin" w:hint="cs"/>
          <w:sz w:val="22"/>
          <w:szCs w:val="22"/>
          <w:rtl/>
        </w:rPr>
        <w:t xml:space="preserve">در این مرحله نیروهای خارجی وارد بر </w:t>
      </w:r>
      <w:r w:rsidR="00DF147B">
        <w:rPr>
          <w:rFonts w:cs="B Nazanin" w:hint="cs"/>
          <w:sz w:val="22"/>
          <w:szCs w:val="22"/>
          <w:rtl/>
        </w:rPr>
        <w:t>رابط</w:t>
      </w:r>
      <w:r w:rsidR="008D3549">
        <w:rPr>
          <w:rFonts w:cs="B Nazanin" w:hint="cs"/>
          <w:sz w:val="22"/>
          <w:szCs w:val="22"/>
          <w:rtl/>
        </w:rPr>
        <w:t>‌</w:t>
      </w:r>
      <w:r w:rsidRPr="00CB0304">
        <w:rPr>
          <w:rFonts w:cs="B Nazanin" w:hint="cs"/>
          <w:sz w:val="22"/>
          <w:szCs w:val="22"/>
          <w:rtl/>
        </w:rPr>
        <w:t xml:space="preserve">های پرس را بر مدل اعمال </w:t>
      </w:r>
      <w:r w:rsidR="00063601">
        <w:rPr>
          <w:rFonts w:cs="B Nazanin" w:hint="cs"/>
          <w:sz w:val="22"/>
          <w:szCs w:val="22"/>
          <w:rtl/>
        </w:rPr>
        <w:t>می‌شود</w:t>
      </w:r>
      <w:r w:rsidRPr="00CB0304">
        <w:rPr>
          <w:rFonts w:cs="B Nazanin" w:hint="cs"/>
          <w:sz w:val="22"/>
          <w:szCs w:val="22"/>
          <w:rtl/>
        </w:rPr>
        <w:t xml:space="preserve">. این مقدار برای </w:t>
      </w:r>
      <w:r w:rsidR="00452557">
        <w:rPr>
          <w:rFonts w:cs="B Nazanin" w:hint="cs"/>
          <w:sz w:val="22"/>
          <w:szCs w:val="22"/>
          <w:rtl/>
        </w:rPr>
        <w:t>لغزنده</w:t>
      </w:r>
      <w:r w:rsidRPr="00CB0304">
        <w:rPr>
          <w:rFonts w:cs="B Nazanin" w:hint="cs"/>
          <w:sz w:val="22"/>
          <w:szCs w:val="22"/>
          <w:rtl/>
        </w:rPr>
        <w:t xml:space="preserve"> </w:t>
      </w:r>
      <w:r w:rsidR="00CE5485">
        <w:rPr>
          <w:rFonts w:cs="B Nazanin" w:hint="cs"/>
          <w:sz w:val="22"/>
          <w:szCs w:val="22"/>
          <w:rtl/>
        </w:rPr>
        <w:t>سنبه</w:t>
      </w:r>
      <w:r w:rsidR="00452557">
        <w:rPr>
          <w:rFonts w:cs="B Nazanin" w:hint="cs"/>
          <w:sz w:val="22"/>
          <w:szCs w:val="22"/>
          <w:rtl/>
        </w:rPr>
        <w:t>‌زن</w:t>
      </w:r>
      <w:r w:rsidRPr="00CB0304">
        <w:rPr>
          <w:rFonts w:cs="B Nazanin" w:hint="cs"/>
          <w:sz w:val="22"/>
          <w:szCs w:val="22"/>
          <w:rtl/>
        </w:rPr>
        <w:t xml:space="preserve"> در حالت تک‌</w:t>
      </w:r>
      <w:r w:rsidR="007811F1">
        <w:rPr>
          <w:rFonts w:cs="B Nazanin" w:hint="cs"/>
          <w:sz w:val="22"/>
          <w:szCs w:val="22"/>
          <w:rtl/>
        </w:rPr>
        <w:t>عمله</w:t>
      </w:r>
      <w:r w:rsidRPr="00CB0304">
        <w:rPr>
          <w:rFonts w:cs="B Nazanin" w:hint="cs"/>
          <w:sz w:val="22"/>
          <w:szCs w:val="22"/>
          <w:rtl/>
        </w:rPr>
        <w:t xml:space="preserve"> </w:t>
      </w:r>
      <w:r w:rsidR="002704DF">
        <w:rPr>
          <w:rFonts w:cs="B Nazanin" w:hint="cs"/>
          <w:sz w:val="22"/>
          <w:szCs w:val="22"/>
          <w:rtl/>
        </w:rPr>
        <w:t xml:space="preserve">شده </w:t>
      </w:r>
      <w:proofErr w:type="spellStart"/>
      <w:r w:rsidR="008D3549">
        <w:rPr>
          <w:rFonts w:cs="B Nazanin"/>
          <w:sz w:val="22"/>
          <w:szCs w:val="22"/>
        </w:rPr>
        <w:t>k</w:t>
      </w:r>
      <w:r w:rsidR="001B1B9B">
        <w:rPr>
          <w:rFonts w:cs="B Nazanin"/>
          <w:sz w:val="22"/>
          <w:szCs w:val="22"/>
        </w:rPr>
        <w:t>N</w:t>
      </w:r>
      <w:proofErr w:type="spellEnd"/>
      <w:r w:rsidR="001B1B9B">
        <w:rPr>
          <w:rFonts w:cs="B Nazanin" w:hint="cs"/>
          <w:sz w:val="22"/>
          <w:szCs w:val="22"/>
          <w:rtl/>
        </w:rPr>
        <w:t xml:space="preserve"> </w:t>
      </w:r>
      <w:r w:rsidR="008D3549">
        <w:rPr>
          <w:rFonts w:cs="B Nazanin" w:hint="cs"/>
          <w:sz w:val="22"/>
          <w:szCs w:val="22"/>
          <w:rtl/>
        </w:rPr>
        <w:t>6830</w:t>
      </w:r>
      <w:r w:rsidRPr="00CB0304">
        <w:rPr>
          <w:rFonts w:cs="B Nazanin" w:hint="cs"/>
          <w:sz w:val="22"/>
          <w:szCs w:val="22"/>
          <w:rtl/>
        </w:rPr>
        <w:t xml:space="preserve"> و برای حالت </w:t>
      </w:r>
      <w:r w:rsidR="00E271D2">
        <w:rPr>
          <w:rFonts w:cs="B Nazanin" w:hint="cs"/>
          <w:sz w:val="22"/>
          <w:szCs w:val="22"/>
          <w:rtl/>
        </w:rPr>
        <w:t>دو</w:t>
      </w:r>
      <w:r w:rsidR="007811F1">
        <w:rPr>
          <w:rFonts w:cs="B Nazanin" w:hint="cs"/>
          <w:sz w:val="22"/>
          <w:szCs w:val="22"/>
          <w:rtl/>
        </w:rPr>
        <w:t>عمله</w:t>
      </w:r>
      <w:r w:rsidR="002704DF">
        <w:rPr>
          <w:rFonts w:cs="B Nazanin" w:hint="cs"/>
          <w:sz w:val="22"/>
          <w:szCs w:val="22"/>
          <w:rtl/>
        </w:rPr>
        <w:t xml:space="preserve"> استاندارد</w:t>
      </w:r>
      <w:r w:rsidR="008D3549">
        <w:rPr>
          <w:rFonts w:cs="B Nazanin" w:hint="cs"/>
          <w:sz w:val="22"/>
          <w:szCs w:val="22"/>
          <w:rtl/>
        </w:rPr>
        <w:t xml:space="preserve"> </w:t>
      </w:r>
      <w:proofErr w:type="spellStart"/>
      <w:r w:rsidR="008D3549">
        <w:rPr>
          <w:rFonts w:cs="B Nazanin"/>
          <w:sz w:val="22"/>
          <w:szCs w:val="22"/>
        </w:rPr>
        <w:t>k</w:t>
      </w:r>
      <w:r w:rsidR="00E271D2">
        <w:rPr>
          <w:rFonts w:cs="B Nazanin"/>
          <w:sz w:val="22"/>
          <w:szCs w:val="22"/>
        </w:rPr>
        <w:t>N</w:t>
      </w:r>
      <w:proofErr w:type="spellEnd"/>
      <w:r w:rsidR="008D3549">
        <w:rPr>
          <w:rFonts w:cs="B Nazanin" w:hint="cs"/>
          <w:sz w:val="22"/>
          <w:szCs w:val="22"/>
          <w:rtl/>
        </w:rPr>
        <w:t>1350</w:t>
      </w:r>
      <w:r w:rsidR="00E271D2">
        <w:rPr>
          <w:rFonts w:cs="B Nazanin" w:hint="cs"/>
          <w:sz w:val="22"/>
          <w:szCs w:val="22"/>
          <w:rtl/>
        </w:rPr>
        <w:t xml:space="preserve"> </w:t>
      </w:r>
      <w:r w:rsidRPr="00CB0304">
        <w:rPr>
          <w:rFonts w:cs="B Nazanin" w:hint="cs"/>
          <w:sz w:val="22"/>
          <w:szCs w:val="22"/>
          <w:rtl/>
        </w:rPr>
        <w:t xml:space="preserve">بوده و برای </w:t>
      </w:r>
      <w:r w:rsidR="00452557">
        <w:rPr>
          <w:rFonts w:cs="B Nazanin" w:hint="cs"/>
          <w:sz w:val="22"/>
          <w:szCs w:val="22"/>
          <w:rtl/>
        </w:rPr>
        <w:t>لغزنده‌</w:t>
      </w:r>
      <w:r w:rsidRPr="00CB0304">
        <w:rPr>
          <w:rFonts w:cs="B Nazanin" w:hint="cs"/>
          <w:sz w:val="22"/>
          <w:szCs w:val="22"/>
          <w:rtl/>
        </w:rPr>
        <w:t xml:space="preserve"> </w:t>
      </w:r>
      <w:r w:rsidR="00FA69B2">
        <w:rPr>
          <w:rFonts w:cs="B Nazanin" w:hint="cs"/>
          <w:sz w:val="22"/>
          <w:szCs w:val="22"/>
          <w:rtl/>
        </w:rPr>
        <w:t>ورقگیر</w:t>
      </w:r>
      <w:r w:rsidRPr="00CB0304">
        <w:rPr>
          <w:rFonts w:cs="B Nazanin" w:hint="cs"/>
          <w:sz w:val="22"/>
          <w:szCs w:val="22"/>
          <w:rtl/>
        </w:rPr>
        <w:t xml:space="preserve"> در حالت </w:t>
      </w:r>
      <w:r w:rsidR="00E271D2">
        <w:rPr>
          <w:rFonts w:cs="B Nazanin" w:hint="cs"/>
          <w:sz w:val="22"/>
          <w:szCs w:val="22"/>
          <w:rtl/>
        </w:rPr>
        <w:t>دو</w:t>
      </w:r>
      <w:r w:rsidR="007811F1">
        <w:rPr>
          <w:rFonts w:cs="B Nazanin" w:hint="cs"/>
          <w:sz w:val="22"/>
          <w:szCs w:val="22"/>
          <w:rtl/>
        </w:rPr>
        <w:t>عمله</w:t>
      </w:r>
      <w:r w:rsidR="002704DF">
        <w:rPr>
          <w:rFonts w:cs="B Nazanin" w:hint="cs"/>
          <w:sz w:val="22"/>
          <w:szCs w:val="22"/>
          <w:rtl/>
        </w:rPr>
        <w:t xml:space="preserve"> استاندارد </w:t>
      </w:r>
      <w:proofErr w:type="spellStart"/>
      <w:r w:rsidR="008D3549">
        <w:rPr>
          <w:rFonts w:cs="B Nazanin"/>
          <w:sz w:val="22"/>
          <w:szCs w:val="22"/>
        </w:rPr>
        <w:t>k</w:t>
      </w:r>
      <w:r w:rsidR="00E271D2">
        <w:rPr>
          <w:rFonts w:cs="B Nazanin"/>
          <w:sz w:val="22"/>
          <w:szCs w:val="22"/>
        </w:rPr>
        <w:t>N</w:t>
      </w:r>
      <w:proofErr w:type="spellEnd"/>
      <w:r w:rsidR="00E271D2">
        <w:rPr>
          <w:rFonts w:cs="B Nazanin" w:hint="cs"/>
          <w:sz w:val="22"/>
          <w:szCs w:val="22"/>
          <w:rtl/>
        </w:rPr>
        <w:t xml:space="preserve"> </w:t>
      </w:r>
      <w:r w:rsidR="008D3549">
        <w:rPr>
          <w:rFonts w:cs="B Nazanin" w:hint="cs"/>
          <w:sz w:val="22"/>
          <w:szCs w:val="22"/>
          <w:rtl/>
        </w:rPr>
        <w:t>4650</w:t>
      </w:r>
      <w:r w:rsidR="00E271D2">
        <w:rPr>
          <w:rFonts w:cs="B Nazanin" w:hint="cs"/>
          <w:sz w:val="22"/>
          <w:szCs w:val="22"/>
          <w:rtl/>
        </w:rPr>
        <w:t xml:space="preserve"> </w:t>
      </w:r>
      <w:r w:rsidRPr="00CB0304">
        <w:rPr>
          <w:rFonts w:cs="B Nazanin" w:hint="cs"/>
          <w:sz w:val="22"/>
          <w:szCs w:val="22"/>
          <w:rtl/>
        </w:rPr>
        <w:t xml:space="preserve">می‌باشد. </w:t>
      </w:r>
      <w:r w:rsidR="00BC62E4">
        <w:rPr>
          <w:rFonts w:cs="B Nazanin" w:hint="cs"/>
          <w:sz w:val="22"/>
          <w:szCs w:val="22"/>
          <w:rtl/>
        </w:rPr>
        <w:t>ورودی دیگر وارد بر مکانیزم، گشتاور موتور به لنگ اصلی است که در بررسی دینامیکی بدست آمد</w:t>
      </w:r>
      <w:r w:rsidR="00063601">
        <w:rPr>
          <w:rFonts w:cs="B Nazanin" w:hint="cs"/>
          <w:sz w:val="22"/>
          <w:szCs w:val="22"/>
          <w:rtl/>
        </w:rPr>
        <w:t>ه است</w:t>
      </w:r>
      <w:r w:rsidR="00BC62E4">
        <w:rPr>
          <w:rFonts w:cs="B Nazanin" w:hint="cs"/>
          <w:sz w:val="22"/>
          <w:szCs w:val="22"/>
          <w:rtl/>
        </w:rPr>
        <w:t>. این گشتاور،</w:t>
      </w:r>
      <w:r w:rsidRPr="00CB0304">
        <w:rPr>
          <w:rFonts w:cs="B Nazanin" w:hint="cs"/>
          <w:sz w:val="22"/>
          <w:szCs w:val="22"/>
          <w:rtl/>
        </w:rPr>
        <w:t xml:space="preserve"> در حالت تک‌</w:t>
      </w:r>
      <w:r w:rsidR="007811F1">
        <w:rPr>
          <w:rFonts w:cs="B Nazanin" w:hint="cs"/>
          <w:sz w:val="22"/>
          <w:szCs w:val="22"/>
          <w:rtl/>
        </w:rPr>
        <w:t>عمله</w:t>
      </w:r>
      <w:r w:rsidRPr="00CB0304">
        <w:rPr>
          <w:rFonts w:cs="B Nazanin" w:hint="cs"/>
          <w:sz w:val="22"/>
          <w:szCs w:val="22"/>
          <w:rtl/>
        </w:rPr>
        <w:t xml:space="preserve"> برابر</w:t>
      </w:r>
      <w:r w:rsidR="001050C4">
        <w:rPr>
          <w:rFonts w:cs="B Nazanin"/>
          <w:sz w:val="22"/>
          <w:szCs w:val="22"/>
        </w:rPr>
        <w:t xml:space="preserve"> </w:t>
      </w:r>
      <w:proofErr w:type="spellStart"/>
      <w:r w:rsidR="001050C4">
        <w:rPr>
          <w:rFonts w:cs="B Nazanin"/>
          <w:sz w:val="22"/>
          <w:szCs w:val="22"/>
        </w:rPr>
        <w:t>kN.m</w:t>
      </w:r>
      <w:proofErr w:type="spellEnd"/>
      <w:r w:rsidR="001050C4">
        <w:rPr>
          <w:rFonts w:cs="B Nazanin"/>
          <w:sz w:val="22"/>
          <w:szCs w:val="22"/>
        </w:rPr>
        <w:t xml:space="preserve"> </w:t>
      </w:r>
      <w:r w:rsidR="001050C4">
        <w:rPr>
          <w:rFonts w:cs="B Nazanin" w:hint="cs"/>
          <w:sz w:val="22"/>
          <w:szCs w:val="22"/>
          <w:rtl/>
        </w:rPr>
        <w:t>630</w:t>
      </w:r>
      <w:r w:rsidR="001050C4">
        <w:rPr>
          <w:rFonts w:cs="B Nazanin"/>
          <w:sz w:val="22"/>
          <w:szCs w:val="22"/>
        </w:rPr>
        <w:t xml:space="preserve"> </w:t>
      </w:r>
      <w:r w:rsidRPr="00CB0304">
        <w:rPr>
          <w:rFonts w:cs="B Nazanin" w:hint="cs"/>
          <w:i/>
          <w:sz w:val="22"/>
          <w:szCs w:val="22"/>
          <w:rtl/>
        </w:rPr>
        <w:t xml:space="preserve">و در حالت </w:t>
      </w:r>
      <w:r w:rsidR="0037695D">
        <w:rPr>
          <w:rFonts w:cs="B Nazanin" w:hint="cs"/>
          <w:i/>
          <w:sz w:val="22"/>
          <w:szCs w:val="22"/>
          <w:rtl/>
        </w:rPr>
        <w:t>دو</w:t>
      </w:r>
      <w:r w:rsidR="007811F1">
        <w:rPr>
          <w:rFonts w:cs="B Nazanin" w:hint="cs"/>
          <w:i/>
          <w:sz w:val="22"/>
          <w:szCs w:val="22"/>
          <w:rtl/>
        </w:rPr>
        <w:t>عمله</w:t>
      </w:r>
      <w:r w:rsidRPr="00CB0304">
        <w:rPr>
          <w:rFonts w:cs="B Nazanin" w:hint="cs"/>
          <w:i/>
          <w:sz w:val="22"/>
          <w:szCs w:val="22"/>
          <w:rtl/>
        </w:rPr>
        <w:t xml:space="preserve"> برابر</w:t>
      </w:r>
      <w:r w:rsidR="002704DF">
        <w:rPr>
          <w:rFonts w:cs="B Nazanin"/>
          <w:sz w:val="22"/>
          <w:szCs w:val="22"/>
        </w:rPr>
        <w:t xml:space="preserve"> </w:t>
      </w:r>
      <w:proofErr w:type="spellStart"/>
      <w:r w:rsidR="002704DF">
        <w:rPr>
          <w:rFonts w:cs="B Nazanin"/>
          <w:sz w:val="22"/>
          <w:szCs w:val="22"/>
        </w:rPr>
        <w:t>kN.m</w:t>
      </w:r>
      <w:proofErr w:type="spellEnd"/>
      <w:r w:rsidR="002704DF">
        <w:rPr>
          <w:rFonts w:cs="B Nazanin"/>
          <w:sz w:val="22"/>
          <w:szCs w:val="22"/>
        </w:rPr>
        <w:t xml:space="preserve"> </w:t>
      </w:r>
      <w:r w:rsidR="002704DF">
        <w:rPr>
          <w:rFonts w:cs="B Nazanin" w:hint="cs"/>
          <w:sz w:val="22"/>
          <w:szCs w:val="22"/>
          <w:rtl/>
        </w:rPr>
        <w:t>930</w:t>
      </w:r>
      <w:r w:rsidR="002704DF">
        <w:rPr>
          <w:rFonts w:cs="B Nazanin"/>
          <w:sz w:val="22"/>
          <w:szCs w:val="22"/>
        </w:rPr>
        <w:t xml:space="preserve"> </w:t>
      </w:r>
      <w:r w:rsidR="00063601">
        <w:rPr>
          <w:rFonts w:cs="B Nazanin" w:hint="cs"/>
          <w:i/>
          <w:sz w:val="22"/>
          <w:szCs w:val="22"/>
          <w:rtl/>
        </w:rPr>
        <w:t>است.</w:t>
      </w:r>
      <w:r w:rsidR="00B0019D">
        <w:rPr>
          <w:rFonts w:cs="B Nazanin"/>
          <w:i/>
          <w:sz w:val="22"/>
          <w:szCs w:val="22"/>
        </w:rPr>
        <w:t xml:space="preserve"> </w:t>
      </w:r>
      <w:r w:rsidR="00063601">
        <w:rPr>
          <w:rFonts w:cs="B Nazanin" w:hint="cs"/>
          <w:i/>
          <w:sz w:val="22"/>
          <w:szCs w:val="22"/>
          <w:rtl/>
        </w:rPr>
        <w:t>پس از اعمال شرایط مرزی و بارگذاری نیرویی، مکانیزم در نرم‌افزار</w:t>
      </w:r>
      <w:r w:rsidR="002704DF">
        <w:rPr>
          <w:rFonts w:cs="B Nazanin" w:hint="cs"/>
          <w:i/>
          <w:sz w:val="22"/>
          <w:szCs w:val="22"/>
          <w:rtl/>
        </w:rPr>
        <w:t xml:space="preserve"> </w:t>
      </w:r>
      <w:r w:rsidR="006E162D">
        <w:rPr>
          <w:rFonts w:cs="B Nazanin" w:hint="cs"/>
          <w:i/>
          <w:sz w:val="22"/>
          <w:szCs w:val="22"/>
          <w:rtl/>
        </w:rPr>
        <w:t>اجزا محدود</w:t>
      </w:r>
      <w:r w:rsidR="00063601">
        <w:rPr>
          <w:rFonts w:cs="B Nazanin" w:hint="cs"/>
          <w:i/>
          <w:sz w:val="22"/>
          <w:szCs w:val="22"/>
          <w:rtl/>
        </w:rPr>
        <w:t xml:space="preserve">، المان بندی شده و تحلیل تنشی آن بدست می‌آید. </w:t>
      </w:r>
    </w:p>
    <w:p w:rsidR="00B0019D" w:rsidRPr="00CB0304" w:rsidRDefault="00B0019D" w:rsidP="00B0019D">
      <w:pPr>
        <w:bidi/>
        <w:ind w:firstLine="289"/>
        <w:jc w:val="lowKashida"/>
        <w:rPr>
          <w:rFonts w:cs="B Nazanin"/>
          <w:i/>
          <w:sz w:val="22"/>
          <w:szCs w:val="22"/>
          <w:rtl/>
        </w:rPr>
      </w:pPr>
    </w:p>
    <w:p w:rsidR="00AE48EA" w:rsidRPr="00F10F61" w:rsidRDefault="00DE462D" w:rsidP="00D41F50">
      <w:pPr>
        <w:bidi/>
        <w:rPr>
          <w:rFonts w:cs="B Nazanin"/>
          <w:b/>
          <w:bCs/>
          <w:i/>
          <w:sz w:val="22"/>
          <w:szCs w:val="22"/>
          <w:rtl/>
        </w:rPr>
      </w:pPr>
      <w:bookmarkStart w:id="3" w:name="_Toc230637070"/>
      <w:bookmarkStart w:id="4" w:name="_Toc230637140"/>
      <w:r w:rsidRPr="00F10F61">
        <w:rPr>
          <w:rFonts w:cs="B Nazanin" w:hint="cs"/>
          <w:b/>
          <w:bCs/>
          <w:i/>
          <w:sz w:val="22"/>
          <w:szCs w:val="22"/>
          <w:rtl/>
        </w:rPr>
        <w:t>4</w:t>
      </w:r>
      <w:r w:rsidR="00AE48EA" w:rsidRPr="00F10F61">
        <w:rPr>
          <w:rFonts w:cs="B Nazanin" w:hint="cs"/>
          <w:b/>
          <w:bCs/>
          <w:i/>
          <w:sz w:val="22"/>
          <w:szCs w:val="22"/>
          <w:rtl/>
        </w:rPr>
        <w:t>-</w:t>
      </w:r>
      <w:r w:rsidR="00D41F50" w:rsidRPr="00F10F61">
        <w:rPr>
          <w:rFonts w:cs="B Nazanin" w:hint="cs"/>
          <w:b/>
          <w:bCs/>
          <w:i/>
          <w:sz w:val="22"/>
          <w:szCs w:val="22"/>
          <w:rtl/>
        </w:rPr>
        <w:t>3</w:t>
      </w:r>
      <w:r w:rsidR="00AE48EA" w:rsidRPr="00F10F61">
        <w:rPr>
          <w:rFonts w:cs="B Nazanin" w:hint="cs"/>
          <w:b/>
          <w:bCs/>
          <w:i/>
          <w:sz w:val="22"/>
          <w:szCs w:val="22"/>
          <w:rtl/>
        </w:rPr>
        <w:t>- نتایج</w:t>
      </w:r>
      <w:bookmarkEnd w:id="3"/>
      <w:bookmarkEnd w:id="4"/>
    </w:p>
    <w:p w:rsidR="00AE48EA" w:rsidRPr="00CB0304" w:rsidRDefault="00AE48EA" w:rsidP="002704DF">
      <w:pPr>
        <w:bidi/>
        <w:rPr>
          <w:sz w:val="20"/>
          <w:szCs w:val="20"/>
        </w:rPr>
      </w:pPr>
      <w:r w:rsidRPr="00CB0304">
        <w:rPr>
          <w:rFonts w:cs="B Nazanin" w:hint="cs"/>
          <w:sz w:val="22"/>
          <w:szCs w:val="22"/>
          <w:rtl/>
        </w:rPr>
        <w:t xml:space="preserve">در اشکال زیر </w:t>
      </w:r>
      <w:r w:rsidR="002704DF">
        <w:rPr>
          <w:rFonts w:cs="B Nazanin" w:hint="cs"/>
          <w:sz w:val="22"/>
          <w:szCs w:val="22"/>
          <w:rtl/>
        </w:rPr>
        <w:t>طرح</w:t>
      </w:r>
      <w:r w:rsidR="002704DF">
        <w:rPr>
          <w:rStyle w:val="FootnoteReference"/>
          <w:rFonts w:cs="B Nazanin"/>
          <w:sz w:val="22"/>
          <w:szCs w:val="22"/>
          <w:rtl/>
        </w:rPr>
        <w:footnoteReference w:id="31"/>
      </w:r>
      <w:r w:rsidRPr="00CB0304">
        <w:rPr>
          <w:rFonts w:cs="B Nazanin" w:hint="cs"/>
          <w:sz w:val="22"/>
          <w:szCs w:val="22"/>
          <w:rtl/>
        </w:rPr>
        <w:t xml:space="preserve"> تنش در کل پرس</w:t>
      </w:r>
      <w:r w:rsidR="00BC62E4">
        <w:rPr>
          <w:rFonts w:cs="B Nazanin" w:hint="cs"/>
          <w:sz w:val="22"/>
          <w:szCs w:val="22"/>
          <w:rtl/>
        </w:rPr>
        <w:t xml:space="preserve"> </w:t>
      </w:r>
      <w:r w:rsidRPr="00CB0304">
        <w:rPr>
          <w:rFonts w:cs="B Nazanin" w:hint="cs"/>
          <w:sz w:val="22"/>
          <w:szCs w:val="22"/>
          <w:rtl/>
        </w:rPr>
        <w:t xml:space="preserve">برای هر </w:t>
      </w:r>
      <w:r w:rsidR="00287C73">
        <w:rPr>
          <w:rFonts w:cs="B Nazanin" w:hint="cs"/>
          <w:sz w:val="22"/>
          <w:szCs w:val="22"/>
          <w:rtl/>
        </w:rPr>
        <w:t>دو</w:t>
      </w:r>
      <w:r w:rsidR="00516290">
        <w:rPr>
          <w:rFonts w:cs="B Nazanin" w:hint="cs"/>
          <w:sz w:val="22"/>
          <w:szCs w:val="22"/>
          <w:rtl/>
        </w:rPr>
        <w:t xml:space="preserve"> </w:t>
      </w:r>
      <w:r w:rsidRPr="00CB0304">
        <w:rPr>
          <w:rFonts w:cs="B Nazanin" w:hint="cs"/>
          <w:sz w:val="22"/>
          <w:szCs w:val="22"/>
          <w:rtl/>
        </w:rPr>
        <w:t>حالت رسم شده است. همانطور که در بالا گفته شد پین‌ها برای تحلیل تنش مدل نشده</w:t>
      </w:r>
      <w:r w:rsidR="00D54273">
        <w:rPr>
          <w:rFonts w:cs="B Nazanin" w:hint="cs"/>
          <w:sz w:val="22"/>
          <w:szCs w:val="22"/>
          <w:rtl/>
        </w:rPr>
        <w:t>‌</w:t>
      </w:r>
      <w:r w:rsidRPr="00CB0304">
        <w:rPr>
          <w:rFonts w:cs="B Nazanin" w:hint="cs"/>
          <w:sz w:val="22"/>
          <w:szCs w:val="22"/>
          <w:rtl/>
        </w:rPr>
        <w:t>اند.</w:t>
      </w:r>
      <w:r w:rsidR="00BC62E4">
        <w:rPr>
          <w:rFonts w:cs="B Nazanin" w:hint="cs"/>
          <w:sz w:val="22"/>
          <w:szCs w:val="22"/>
          <w:rtl/>
        </w:rPr>
        <w:t xml:space="preserve"> </w:t>
      </w:r>
      <w:r w:rsidRPr="00CB0304">
        <w:rPr>
          <w:rFonts w:cs="B Nazanin" w:hint="cs"/>
          <w:sz w:val="22"/>
          <w:szCs w:val="22"/>
          <w:rtl/>
        </w:rPr>
        <w:t>مقادیر عددی تنش مربوط به تنش فون مايزز</w:t>
      </w:r>
      <w:r w:rsidRPr="00CB0304">
        <w:rPr>
          <w:rStyle w:val="FootnoteReference"/>
          <w:rFonts w:cs="B Nazanin"/>
          <w:sz w:val="22"/>
          <w:szCs w:val="22"/>
          <w:rtl/>
        </w:rPr>
        <w:footnoteReference w:id="32"/>
      </w:r>
      <w:r w:rsidRPr="00CB0304">
        <w:rPr>
          <w:rFonts w:cs="B Nazanin" w:hint="cs"/>
          <w:sz w:val="22"/>
          <w:szCs w:val="22"/>
          <w:rtl/>
        </w:rPr>
        <w:t xml:space="preserve"> می باشد.</w:t>
      </w:r>
      <w:r w:rsidR="00CB2B58">
        <w:rPr>
          <w:rFonts w:cs="B Nazanin" w:hint="cs"/>
          <w:sz w:val="22"/>
          <w:szCs w:val="22"/>
          <w:rtl/>
        </w:rPr>
        <w:t xml:space="preserve"> انواع دیگر تنش با تو</w:t>
      </w:r>
      <w:r w:rsidR="00BF7EF7">
        <w:rPr>
          <w:rFonts w:cs="B Nazanin" w:hint="cs"/>
          <w:sz w:val="22"/>
          <w:szCs w:val="22"/>
          <w:rtl/>
        </w:rPr>
        <w:t>جه به تعریف، قابل بدست آمدن است</w:t>
      </w:r>
      <w:r w:rsidR="00CB2B58">
        <w:rPr>
          <w:rFonts w:cs="B Nazanin" w:hint="cs"/>
          <w:sz w:val="22"/>
          <w:szCs w:val="22"/>
          <w:rtl/>
        </w:rPr>
        <w:t>[</w:t>
      </w:r>
      <w:r w:rsidR="004238F4">
        <w:rPr>
          <w:rFonts w:cs="B Nazanin" w:hint="cs"/>
          <w:sz w:val="22"/>
          <w:szCs w:val="22"/>
          <w:rtl/>
        </w:rPr>
        <w:t>21</w:t>
      </w:r>
      <w:r w:rsidR="00CB2B58">
        <w:rPr>
          <w:rFonts w:cs="B Nazanin" w:hint="cs"/>
          <w:sz w:val="22"/>
          <w:szCs w:val="22"/>
          <w:rtl/>
        </w:rPr>
        <w:t xml:space="preserve">]. </w:t>
      </w:r>
      <w:r w:rsidRPr="00CB0304">
        <w:rPr>
          <w:rFonts w:cs="B Nazanin" w:hint="cs"/>
          <w:sz w:val="22"/>
          <w:szCs w:val="22"/>
          <w:rtl/>
        </w:rPr>
        <w:t xml:space="preserve"> </w:t>
      </w:r>
    </w:p>
    <w:p w:rsidR="00AE48EA" w:rsidRPr="00CB0304" w:rsidRDefault="00AE48EA" w:rsidP="00CB29F6">
      <w:pPr>
        <w:bidi/>
        <w:rPr>
          <w:rFonts w:cs="B Nazanin"/>
          <w:i/>
          <w:sz w:val="22"/>
          <w:szCs w:val="22"/>
          <w:rtl/>
        </w:rPr>
      </w:pPr>
    </w:p>
    <w:p w:rsidR="00AE48EA" w:rsidRPr="00CB0304" w:rsidRDefault="00AE48EA" w:rsidP="00CB29F6">
      <w:pPr>
        <w:bidi/>
        <w:rPr>
          <w:rFonts w:cs="B Nazanin"/>
          <w:i/>
          <w:sz w:val="22"/>
          <w:szCs w:val="22"/>
          <w:rtl/>
        </w:rPr>
      </w:pPr>
      <w:r w:rsidRPr="00CB0304">
        <w:rPr>
          <w:noProof/>
          <w:sz w:val="20"/>
          <w:szCs w:val="20"/>
          <w:lang w:bidi="ar-SA"/>
        </w:rPr>
        <w:drawing>
          <wp:inline distT="0" distB="0" distL="0" distR="0">
            <wp:extent cx="2509465" cy="1915024"/>
            <wp:effectExtent l="19050" t="0" r="51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11013" cy="1916205"/>
                    </a:xfrm>
                    <a:prstGeom prst="rect">
                      <a:avLst/>
                    </a:prstGeom>
                  </pic:spPr>
                </pic:pic>
              </a:graphicData>
            </a:graphic>
          </wp:inline>
        </w:drawing>
      </w:r>
    </w:p>
    <w:p w:rsidR="00AE48EA" w:rsidRPr="005E0921" w:rsidRDefault="00AE48EA" w:rsidP="00516290">
      <w:pPr>
        <w:bidi/>
        <w:jc w:val="center"/>
        <w:rPr>
          <w:rFonts w:cs="B Nazanin"/>
          <w:b/>
          <w:bCs/>
          <w:sz w:val="20"/>
          <w:szCs w:val="20"/>
          <w:rtl/>
        </w:rPr>
      </w:pPr>
      <w:r w:rsidRPr="005E0921">
        <w:rPr>
          <w:rFonts w:cs="B Nazanin" w:hint="cs"/>
          <w:b/>
          <w:bCs/>
          <w:sz w:val="20"/>
          <w:szCs w:val="20"/>
          <w:rtl/>
        </w:rPr>
        <w:t xml:space="preserve">شکل </w:t>
      </w:r>
      <w:r w:rsidR="00E567E1" w:rsidRPr="005E0921">
        <w:rPr>
          <w:rFonts w:cs="B Nazanin" w:hint="cs"/>
          <w:b/>
          <w:bCs/>
          <w:sz w:val="20"/>
          <w:szCs w:val="20"/>
          <w:rtl/>
        </w:rPr>
        <w:t>1</w:t>
      </w:r>
      <w:r w:rsidR="00940239" w:rsidRPr="005E0921">
        <w:rPr>
          <w:rFonts w:cs="B Nazanin" w:hint="cs"/>
          <w:b/>
          <w:bCs/>
          <w:sz w:val="20"/>
          <w:szCs w:val="20"/>
          <w:rtl/>
        </w:rPr>
        <w:t>9</w:t>
      </w:r>
      <w:r w:rsidR="00E567E1" w:rsidRPr="005E0921">
        <w:rPr>
          <w:rFonts w:cs="B Nazanin" w:hint="cs"/>
          <w:b/>
          <w:bCs/>
          <w:sz w:val="20"/>
          <w:szCs w:val="20"/>
          <w:rtl/>
        </w:rPr>
        <w:t xml:space="preserve">- </w:t>
      </w:r>
      <w:r w:rsidR="00A3541F">
        <w:rPr>
          <w:rFonts w:cs="B Nazanin" w:hint="cs"/>
          <w:b/>
          <w:bCs/>
          <w:sz w:val="20"/>
          <w:szCs w:val="20"/>
          <w:rtl/>
        </w:rPr>
        <w:t>طرح</w:t>
      </w:r>
      <w:r w:rsidRPr="005E0921">
        <w:rPr>
          <w:rFonts w:cs="B Nazanin" w:hint="cs"/>
          <w:b/>
          <w:bCs/>
          <w:sz w:val="20"/>
          <w:szCs w:val="20"/>
          <w:rtl/>
        </w:rPr>
        <w:t xml:space="preserve"> تنش کل مکانیزم درحالت دو</w:t>
      </w:r>
      <w:r w:rsidR="007811F1">
        <w:rPr>
          <w:rFonts w:cs="B Nazanin" w:hint="cs"/>
          <w:b/>
          <w:bCs/>
          <w:sz w:val="20"/>
          <w:szCs w:val="20"/>
          <w:rtl/>
        </w:rPr>
        <w:t>عمله</w:t>
      </w:r>
      <w:r w:rsidRPr="005E0921">
        <w:rPr>
          <w:rFonts w:cs="B Nazanin" w:hint="cs"/>
          <w:b/>
          <w:bCs/>
          <w:sz w:val="20"/>
          <w:szCs w:val="20"/>
          <w:rtl/>
        </w:rPr>
        <w:t xml:space="preserve"> </w:t>
      </w:r>
      <w:r w:rsidR="00516290">
        <w:rPr>
          <w:rFonts w:cs="B Nazanin" w:hint="cs"/>
          <w:b/>
          <w:bCs/>
          <w:sz w:val="20"/>
          <w:szCs w:val="20"/>
          <w:rtl/>
        </w:rPr>
        <w:t xml:space="preserve">استاندارد </w:t>
      </w:r>
      <w:r w:rsidRPr="005E0921">
        <w:rPr>
          <w:rFonts w:cs="B Nazanin" w:hint="cs"/>
          <w:b/>
          <w:bCs/>
          <w:sz w:val="20"/>
          <w:szCs w:val="20"/>
          <w:rtl/>
        </w:rPr>
        <w:t>( تصویر از جلو)</w:t>
      </w:r>
    </w:p>
    <w:p w:rsidR="00E87216" w:rsidRPr="00CB0304" w:rsidRDefault="00E87216" w:rsidP="00E87216">
      <w:pPr>
        <w:bidi/>
        <w:jc w:val="center"/>
        <w:rPr>
          <w:rFonts w:cs="B Nazanin"/>
          <w:sz w:val="20"/>
          <w:szCs w:val="20"/>
        </w:rPr>
      </w:pPr>
    </w:p>
    <w:p w:rsidR="00AE48EA" w:rsidRPr="00CB0304" w:rsidRDefault="0056565B" w:rsidP="00CB29F6">
      <w:pPr>
        <w:bidi/>
        <w:rPr>
          <w:rFonts w:cs="B Nazanin"/>
          <w:i/>
          <w:sz w:val="22"/>
          <w:szCs w:val="22"/>
          <w:rtl/>
        </w:rPr>
      </w:pPr>
      <w:r>
        <w:rPr>
          <w:rFonts w:cs="B Nazanin"/>
          <w:i/>
          <w:noProof/>
          <w:sz w:val="22"/>
          <w:szCs w:val="22"/>
          <w:rtl/>
          <w:lang w:bidi="ar-SA"/>
        </w:rPr>
        <w:lastRenderedPageBreak/>
        <w:pict>
          <v:shape id="_x0000_s1109" type="#_x0000_t32" style="position:absolute;left:0;text-align:left;margin-left:42.75pt;margin-top:82.95pt;width:21.95pt;height:6.85pt;z-index:251689984" o:connectortype="straight">
            <v:stroke endarrow="block"/>
          </v:shape>
        </w:pict>
      </w:r>
      <w:r w:rsidR="00AE48EA" w:rsidRPr="00CB0304">
        <w:rPr>
          <w:rFonts w:cs="B Nazanin"/>
          <w:i/>
          <w:noProof/>
          <w:sz w:val="22"/>
          <w:szCs w:val="22"/>
          <w:rtl/>
          <w:lang w:bidi="ar-SA"/>
        </w:rPr>
        <w:drawing>
          <wp:inline distT="0" distB="0" distL="0" distR="0">
            <wp:extent cx="2437903" cy="2059966"/>
            <wp:effectExtent l="19050" t="0" r="497" b="0"/>
            <wp:docPr id="132" name="Picture 132" descr="C:\Users\Iman\Desktop\Project\Press\Pic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Iman\Desktop\Project\Press\Pics\3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7121" cy="2059305"/>
                    </a:xfrm>
                    <a:prstGeom prst="rect">
                      <a:avLst/>
                    </a:prstGeom>
                    <a:noFill/>
                    <a:ln>
                      <a:noFill/>
                    </a:ln>
                  </pic:spPr>
                </pic:pic>
              </a:graphicData>
            </a:graphic>
          </wp:inline>
        </w:drawing>
      </w:r>
    </w:p>
    <w:p w:rsidR="00AE48EA" w:rsidRPr="005E0921" w:rsidRDefault="00AE48EA" w:rsidP="00516290">
      <w:pPr>
        <w:bidi/>
        <w:jc w:val="center"/>
        <w:rPr>
          <w:rFonts w:cs="B Nazanin"/>
          <w:b/>
          <w:bCs/>
          <w:sz w:val="20"/>
          <w:szCs w:val="20"/>
          <w:rtl/>
        </w:rPr>
      </w:pPr>
      <w:r w:rsidRPr="005E0921">
        <w:rPr>
          <w:rFonts w:cs="B Nazanin" w:hint="cs"/>
          <w:b/>
          <w:bCs/>
          <w:sz w:val="20"/>
          <w:szCs w:val="20"/>
          <w:rtl/>
        </w:rPr>
        <w:t xml:space="preserve">شکل </w:t>
      </w:r>
      <w:r w:rsidR="00940239" w:rsidRPr="005E0921">
        <w:rPr>
          <w:rFonts w:cs="B Nazanin" w:hint="cs"/>
          <w:b/>
          <w:bCs/>
          <w:sz w:val="20"/>
          <w:szCs w:val="20"/>
          <w:rtl/>
        </w:rPr>
        <w:t>20</w:t>
      </w:r>
      <w:r w:rsidR="00E567E1" w:rsidRPr="005E0921">
        <w:rPr>
          <w:rFonts w:cs="B Nazanin" w:hint="cs"/>
          <w:b/>
          <w:bCs/>
          <w:sz w:val="20"/>
          <w:szCs w:val="20"/>
          <w:rtl/>
        </w:rPr>
        <w:t>-</w:t>
      </w:r>
      <w:r w:rsidRPr="005E0921">
        <w:rPr>
          <w:rFonts w:cs="B Nazanin" w:hint="cs"/>
          <w:b/>
          <w:bCs/>
          <w:sz w:val="20"/>
          <w:szCs w:val="20"/>
          <w:rtl/>
        </w:rPr>
        <w:t xml:space="preserve"> </w:t>
      </w:r>
      <w:r w:rsidR="009E66AD">
        <w:rPr>
          <w:rFonts w:cs="B Nazanin" w:hint="cs"/>
          <w:b/>
          <w:bCs/>
          <w:sz w:val="20"/>
          <w:szCs w:val="20"/>
          <w:rtl/>
        </w:rPr>
        <w:t>طرح</w:t>
      </w:r>
      <w:r w:rsidRPr="005E0921">
        <w:rPr>
          <w:rFonts w:cs="B Nazanin" w:hint="cs"/>
          <w:b/>
          <w:bCs/>
          <w:sz w:val="20"/>
          <w:szCs w:val="20"/>
          <w:rtl/>
        </w:rPr>
        <w:t xml:space="preserve"> تنش کل مکانیزم در حالت تک‌</w:t>
      </w:r>
      <w:r w:rsidR="007811F1">
        <w:rPr>
          <w:rFonts w:cs="B Nazanin" w:hint="cs"/>
          <w:b/>
          <w:bCs/>
          <w:sz w:val="20"/>
          <w:szCs w:val="20"/>
          <w:rtl/>
        </w:rPr>
        <w:t>عمله</w:t>
      </w:r>
      <w:r w:rsidR="00516290">
        <w:rPr>
          <w:rFonts w:cs="B Nazanin" w:hint="cs"/>
          <w:b/>
          <w:bCs/>
          <w:sz w:val="20"/>
          <w:szCs w:val="20"/>
          <w:rtl/>
        </w:rPr>
        <w:t xml:space="preserve">‌شده </w:t>
      </w:r>
      <w:r w:rsidRPr="005E0921">
        <w:rPr>
          <w:rFonts w:cs="B Nazanin" w:hint="cs"/>
          <w:b/>
          <w:bCs/>
          <w:sz w:val="20"/>
          <w:szCs w:val="20"/>
          <w:rtl/>
        </w:rPr>
        <w:t>(تصویر از جلو)</w:t>
      </w:r>
    </w:p>
    <w:p w:rsidR="00BC62E4" w:rsidRDefault="00BC62E4" w:rsidP="00BC62E4">
      <w:pPr>
        <w:bidi/>
        <w:rPr>
          <w:rFonts w:cs="B Nazanin"/>
          <w:sz w:val="20"/>
          <w:szCs w:val="20"/>
          <w:rtl/>
        </w:rPr>
      </w:pPr>
    </w:p>
    <w:p w:rsidR="00A81BEA" w:rsidRDefault="00BC62E4" w:rsidP="00516290">
      <w:pPr>
        <w:bidi/>
        <w:ind w:firstLine="289"/>
        <w:rPr>
          <w:rFonts w:cs="B Nazanin"/>
          <w:noProof/>
          <w:sz w:val="22"/>
          <w:szCs w:val="22"/>
          <w:rtl/>
          <w:lang w:bidi="ar-SA"/>
        </w:rPr>
      </w:pPr>
      <w:r w:rsidRPr="00BC62E4">
        <w:rPr>
          <w:rFonts w:cs="B Nazanin" w:hint="cs"/>
          <w:sz w:val="22"/>
          <w:szCs w:val="22"/>
          <w:rtl/>
        </w:rPr>
        <w:t xml:space="preserve">بنابر محاسبات نرم‌افزار </w:t>
      </w:r>
      <w:r w:rsidR="00516290">
        <w:rPr>
          <w:rFonts w:cs="B Nazanin" w:hint="cs"/>
          <w:sz w:val="22"/>
          <w:szCs w:val="22"/>
          <w:rtl/>
        </w:rPr>
        <w:t>اجزا محدود</w:t>
      </w:r>
      <w:r w:rsidRPr="00BC62E4">
        <w:rPr>
          <w:rFonts w:cs="B Nazanin" w:hint="cs"/>
          <w:sz w:val="22"/>
          <w:szCs w:val="22"/>
          <w:rtl/>
        </w:rPr>
        <w:t>، حداکثر میزان تنش در حالت تک‌</w:t>
      </w:r>
      <w:r w:rsidR="007811F1">
        <w:rPr>
          <w:rFonts w:cs="B Nazanin" w:hint="cs"/>
          <w:sz w:val="22"/>
          <w:szCs w:val="22"/>
          <w:rtl/>
        </w:rPr>
        <w:t>عمله</w:t>
      </w:r>
      <w:r w:rsidRPr="00BC62E4">
        <w:rPr>
          <w:rFonts w:cs="B Nazanin" w:hint="cs"/>
          <w:sz w:val="22"/>
          <w:szCs w:val="22"/>
          <w:rtl/>
        </w:rPr>
        <w:t xml:space="preserve"> حدود </w:t>
      </w:r>
      <w:proofErr w:type="spellStart"/>
      <w:r w:rsidRPr="00BC62E4">
        <w:rPr>
          <w:rFonts w:cs="B Nazanin"/>
          <w:sz w:val="22"/>
          <w:szCs w:val="22"/>
        </w:rPr>
        <w:t>MPa</w:t>
      </w:r>
      <w:proofErr w:type="spellEnd"/>
      <w:r w:rsidRPr="00BC62E4">
        <w:rPr>
          <w:rFonts w:cs="B Nazanin" w:hint="cs"/>
          <w:sz w:val="22"/>
          <w:szCs w:val="22"/>
          <w:rtl/>
        </w:rPr>
        <w:t xml:space="preserve">‌480 و در حالت </w:t>
      </w:r>
      <w:r w:rsidR="000B26FC">
        <w:rPr>
          <w:rFonts w:cs="B Nazanin" w:hint="cs"/>
          <w:sz w:val="22"/>
          <w:szCs w:val="22"/>
          <w:rtl/>
        </w:rPr>
        <w:t>دو</w:t>
      </w:r>
      <w:r w:rsidR="007811F1">
        <w:rPr>
          <w:rFonts w:cs="B Nazanin" w:hint="cs"/>
          <w:sz w:val="22"/>
          <w:szCs w:val="22"/>
          <w:rtl/>
        </w:rPr>
        <w:t>عمله</w:t>
      </w:r>
      <w:r w:rsidRPr="00BC62E4">
        <w:rPr>
          <w:rFonts w:cs="B Nazanin" w:hint="cs"/>
          <w:sz w:val="22"/>
          <w:szCs w:val="22"/>
          <w:rtl/>
        </w:rPr>
        <w:t xml:space="preserve"> حدود </w:t>
      </w:r>
      <w:proofErr w:type="spellStart"/>
      <w:r w:rsidRPr="00BC62E4">
        <w:rPr>
          <w:rFonts w:cs="B Nazanin"/>
          <w:sz w:val="22"/>
          <w:szCs w:val="22"/>
        </w:rPr>
        <w:t>MPa</w:t>
      </w:r>
      <w:proofErr w:type="spellEnd"/>
      <w:r w:rsidRPr="00BC62E4">
        <w:rPr>
          <w:rFonts w:cs="B Nazanin" w:hint="cs"/>
          <w:sz w:val="22"/>
          <w:szCs w:val="22"/>
          <w:rtl/>
        </w:rPr>
        <w:t>‌360 است.</w:t>
      </w:r>
      <w:r w:rsidR="00A81BEA">
        <w:rPr>
          <w:rFonts w:cs="B Nazanin" w:hint="cs"/>
          <w:sz w:val="22"/>
          <w:szCs w:val="22"/>
          <w:rtl/>
        </w:rPr>
        <w:t xml:space="preserve"> شکل</w:t>
      </w:r>
      <w:r w:rsidR="00516290">
        <w:rPr>
          <w:rFonts w:cs="B Nazanin" w:hint="cs"/>
          <w:sz w:val="22"/>
          <w:szCs w:val="22"/>
          <w:rtl/>
        </w:rPr>
        <w:t>21</w:t>
      </w:r>
      <w:r w:rsidR="00A56DB2">
        <w:rPr>
          <w:rFonts w:cs="B Nazanin" w:hint="cs"/>
          <w:sz w:val="22"/>
          <w:szCs w:val="22"/>
          <w:rtl/>
        </w:rPr>
        <w:t>، نمودار تنشی</w:t>
      </w:r>
      <w:r w:rsidR="00A81BEA">
        <w:rPr>
          <w:rFonts w:cs="B Nazanin" w:hint="cs"/>
          <w:sz w:val="22"/>
          <w:szCs w:val="22"/>
          <w:rtl/>
        </w:rPr>
        <w:t xml:space="preserve"> بحرانی‌ترین لینک</w:t>
      </w:r>
      <w:r w:rsidR="00516290">
        <w:rPr>
          <w:rFonts w:cs="B Nazanin" w:hint="cs"/>
          <w:sz w:val="22"/>
          <w:szCs w:val="22"/>
          <w:rtl/>
        </w:rPr>
        <w:t xml:space="preserve"> که بالاترین تنش را تحمل می‌کند را</w:t>
      </w:r>
      <w:r w:rsidR="00A81BEA">
        <w:rPr>
          <w:rFonts w:cs="B Nazanin" w:hint="cs"/>
          <w:sz w:val="22"/>
          <w:szCs w:val="22"/>
          <w:rtl/>
        </w:rPr>
        <w:t xml:space="preserve"> </w:t>
      </w:r>
      <w:r w:rsidR="00A56DB2">
        <w:rPr>
          <w:rFonts w:cs="B Nazanin" w:hint="cs"/>
          <w:sz w:val="22"/>
          <w:szCs w:val="22"/>
          <w:rtl/>
        </w:rPr>
        <w:t xml:space="preserve">نشان </w:t>
      </w:r>
      <w:r w:rsidR="00516290">
        <w:rPr>
          <w:rFonts w:cs="B Nazanin" w:hint="cs"/>
          <w:sz w:val="22"/>
          <w:szCs w:val="22"/>
          <w:rtl/>
        </w:rPr>
        <w:t>می‌دهد</w:t>
      </w:r>
      <w:r w:rsidR="00A56DB2">
        <w:rPr>
          <w:rFonts w:cs="B Nazanin" w:hint="cs"/>
          <w:sz w:val="22"/>
          <w:szCs w:val="22"/>
          <w:rtl/>
        </w:rPr>
        <w:t>.</w:t>
      </w:r>
      <w:r w:rsidR="00CB2B58">
        <w:rPr>
          <w:rFonts w:cs="B Nazanin" w:hint="cs"/>
          <w:sz w:val="22"/>
          <w:szCs w:val="22"/>
          <w:rtl/>
        </w:rPr>
        <w:t xml:space="preserve"> با توجه به مقادیر تنش بدست آمده می‌توان این پژوهش را </w:t>
      </w:r>
      <w:r w:rsidR="00516290">
        <w:rPr>
          <w:rFonts w:cs="B Nazanin" w:hint="cs"/>
          <w:sz w:val="22"/>
          <w:szCs w:val="22"/>
          <w:rtl/>
        </w:rPr>
        <w:t>تعمیم</w:t>
      </w:r>
      <w:r w:rsidR="00CB2B58">
        <w:rPr>
          <w:rFonts w:cs="B Nazanin" w:hint="cs"/>
          <w:sz w:val="22"/>
          <w:szCs w:val="22"/>
          <w:rtl/>
        </w:rPr>
        <w:t xml:space="preserve"> داد و مکانیزم </w:t>
      </w:r>
      <w:r w:rsidR="00126F7A">
        <w:rPr>
          <w:rFonts w:cs="B Nazanin" w:hint="cs"/>
          <w:sz w:val="22"/>
          <w:szCs w:val="22"/>
          <w:rtl/>
        </w:rPr>
        <w:t xml:space="preserve">پرس </w:t>
      </w:r>
      <w:r w:rsidR="00CB2B58">
        <w:rPr>
          <w:rFonts w:cs="B Nazanin" w:hint="cs"/>
          <w:sz w:val="22"/>
          <w:szCs w:val="22"/>
          <w:rtl/>
        </w:rPr>
        <w:t>را از لحاظ خستگی</w:t>
      </w:r>
      <w:r w:rsidR="00516290">
        <w:rPr>
          <w:rFonts w:cs="B Nazanin" w:hint="cs"/>
          <w:sz w:val="22"/>
          <w:szCs w:val="22"/>
          <w:rtl/>
        </w:rPr>
        <w:t xml:space="preserve"> نیز</w:t>
      </w:r>
      <w:r w:rsidR="00CB2B58">
        <w:rPr>
          <w:rFonts w:cs="B Nazanin" w:hint="cs"/>
          <w:sz w:val="22"/>
          <w:szCs w:val="22"/>
          <w:rtl/>
        </w:rPr>
        <w:t xml:space="preserve"> بررسی </w:t>
      </w:r>
      <w:r w:rsidR="009E66AD">
        <w:rPr>
          <w:rFonts w:cs="B Nazanin" w:hint="cs"/>
          <w:sz w:val="22"/>
          <w:szCs w:val="22"/>
          <w:rtl/>
        </w:rPr>
        <w:t>کرد</w:t>
      </w:r>
      <w:r w:rsidR="00CB2B58">
        <w:rPr>
          <w:rFonts w:cs="B Nazanin" w:hint="cs"/>
          <w:sz w:val="22"/>
          <w:szCs w:val="22"/>
          <w:rtl/>
        </w:rPr>
        <w:t>[</w:t>
      </w:r>
      <w:r w:rsidR="004238F4">
        <w:rPr>
          <w:rFonts w:cs="B Nazanin" w:hint="cs"/>
          <w:sz w:val="22"/>
          <w:szCs w:val="22"/>
          <w:rtl/>
        </w:rPr>
        <w:t>22</w:t>
      </w:r>
      <w:r w:rsidR="00CB2B58">
        <w:rPr>
          <w:rFonts w:cs="B Nazanin" w:hint="cs"/>
          <w:sz w:val="22"/>
          <w:szCs w:val="22"/>
          <w:rtl/>
        </w:rPr>
        <w:t>]</w:t>
      </w:r>
      <w:r w:rsidR="001741DB">
        <w:rPr>
          <w:rFonts w:cs="B Nazanin" w:hint="cs"/>
          <w:sz w:val="22"/>
          <w:szCs w:val="22"/>
          <w:rtl/>
        </w:rPr>
        <w:t>.</w:t>
      </w:r>
      <w:r w:rsidR="00A81BEA" w:rsidRPr="00A81BEA">
        <w:rPr>
          <w:rFonts w:cs="B Nazanin" w:hint="cs"/>
          <w:noProof/>
          <w:sz w:val="22"/>
          <w:szCs w:val="22"/>
          <w:lang w:bidi="ar-SA"/>
        </w:rPr>
        <w:t xml:space="preserve"> </w:t>
      </w:r>
    </w:p>
    <w:p w:rsidR="00A81BEA" w:rsidRDefault="00A81BEA" w:rsidP="00A81BEA">
      <w:pPr>
        <w:bidi/>
        <w:rPr>
          <w:rFonts w:cs="B Nazanin"/>
          <w:noProof/>
          <w:sz w:val="22"/>
          <w:szCs w:val="22"/>
          <w:rtl/>
          <w:lang w:bidi="ar-SA"/>
        </w:rPr>
      </w:pPr>
    </w:p>
    <w:p w:rsidR="00BC62E4" w:rsidRDefault="0056565B" w:rsidP="00631078">
      <w:pPr>
        <w:bidi/>
        <w:jc w:val="center"/>
        <w:rPr>
          <w:rFonts w:cs="B Nazanin"/>
          <w:sz w:val="22"/>
          <w:szCs w:val="22"/>
          <w:rtl/>
        </w:rPr>
      </w:pPr>
      <w:r>
        <w:rPr>
          <w:rFonts w:cs="B Nazanin"/>
          <w:noProof/>
          <w:sz w:val="22"/>
          <w:szCs w:val="22"/>
          <w:rtl/>
          <w:lang w:bidi="ar-SA"/>
        </w:rPr>
        <w:pict>
          <v:shape id="_x0000_s1110" type="#_x0000_t32" style="position:absolute;left:0;text-align:left;margin-left:64.4pt;margin-top:154.4pt;width:23.85pt;height:2.15pt;flip:y;z-index:251691008" o:connectortype="straight">
            <v:stroke endarrow="block"/>
          </v:shape>
        </w:pict>
      </w:r>
      <w:r w:rsidR="00A56DB2" w:rsidRPr="00A56DB2">
        <w:rPr>
          <w:rFonts w:cs="B Nazanin"/>
          <w:noProof/>
          <w:sz w:val="22"/>
          <w:szCs w:val="22"/>
          <w:rtl/>
          <w:lang w:bidi="ar-SA"/>
        </w:rPr>
        <w:drawing>
          <wp:inline distT="0" distB="0" distL="0" distR="0">
            <wp:extent cx="1976487" cy="2243470"/>
            <wp:effectExtent l="19050" t="0" r="4713" b="0"/>
            <wp:docPr id="14" name="Picture 21" descr="C:\Users\a\Desktop\Part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sktop\Part - Copy.JPG"/>
                    <pic:cNvPicPr>
                      <a:picLocks noChangeAspect="1" noChangeArrowheads="1"/>
                    </pic:cNvPicPr>
                  </pic:nvPicPr>
                  <pic:blipFill>
                    <a:blip r:embed="rId38" cstate="print"/>
                    <a:srcRect/>
                    <a:stretch>
                      <a:fillRect/>
                    </a:stretch>
                  </pic:blipFill>
                  <pic:spPr bwMode="auto">
                    <a:xfrm>
                      <a:off x="0" y="0"/>
                      <a:ext cx="1980739" cy="2248297"/>
                    </a:xfrm>
                    <a:prstGeom prst="rect">
                      <a:avLst/>
                    </a:prstGeom>
                    <a:noFill/>
                    <a:ln w="9525">
                      <a:noFill/>
                      <a:miter lim="800000"/>
                      <a:headEnd/>
                      <a:tailEnd/>
                    </a:ln>
                  </pic:spPr>
                </pic:pic>
              </a:graphicData>
            </a:graphic>
          </wp:inline>
        </w:drawing>
      </w:r>
    </w:p>
    <w:p w:rsidR="00B3320D" w:rsidRPr="005E0921" w:rsidRDefault="00A56DB2" w:rsidP="00940239">
      <w:pPr>
        <w:bidi/>
        <w:jc w:val="center"/>
        <w:rPr>
          <w:rFonts w:cs="B Nazanin"/>
          <w:b/>
          <w:bCs/>
          <w:sz w:val="20"/>
          <w:szCs w:val="20"/>
          <w:rtl/>
        </w:rPr>
      </w:pPr>
      <w:r w:rsidRPr="005E0921">
        <w:rPr>
          <w:rFonts w:cs="B Nazanin" w:hint="cs"/>
          <w:b/>
          <w:bCs/>
          <w:sz w:val="20"/>
          <w:szCs w:val="20"/>
          <w:rtl/>
        </w:rPr>
        <w:t xml:space="preserve">شکل </w:t>
      </w:r>
      <w:r w:rsidR="00940239" w:rsidRPr="005E0921">
        <w:rPr>
          <w:rFonts w:cs="B Nazanin" w:hint="cs"/>
          <w:b/>
          <w:bCs/>
          <w:sz w:val="20"/>
          <w:szCs w:val="20"/>
          <w:rtl/>
        </w:rPr>
        <w:t>21</w:t>
      </w:r>
      <w:r w:rsidR="00E567E1" w:rsidRPr="005E0921">
        <w:rPr>
          <w:rFonts w:cs="B Nazanin" w:hint="cs"/>
          <w:b/>
          <w:bCs/>
          <w:sz w:val="20"/>
          <w:szCs w:val="20"/>
          <w:rtl/>
        </w:rPr>
        <w:t xml:space="preserve">- </w:t>
      </w:r>
      <w:r w:rsidRPr="005E0921">
        <w:rPr>
          <w:rFonts w:cs="B Nazanin" w:hint="cs"/>
          <w:b/>
          <w:bCs/>
          <w:sz w:val="20"/>
          <w:szCs w:val="20"/>
          <w:rtl/>
        </w:rPr>
        <w:t xml:space="preserve"> بالاترین تنش در لینک </w:t>
      </w:r>
      <w:r w:rsidR="00631078" w:rsidRPr="005E0921">
        <w:rPr>
          <w:rFonts w:cs="B Nazanin" w:hint="cs"/>
          <w:b/>
          <w:bCs/>
          <w:sz w:val="20"/>
          <w:szCs w:val="20"/>
          <w:rtl/>
        </w:rPr>
        <w:t xml:space="preserve">مکانیزم </w:t>
      </w:r>
      <w:r w:rsidR="00CE5485">
        <w:rPr>
          <w:rFonts w:cs="B Nazanin" w:hint="cs"/>
          <w:b/>
          <w:bCs/>
          <w:sz w:val="20"/>
          <w:szCs w:val="20"/>
          <w:rtl/>
        </w:rPr>
        <w:t>سنبه</w:t>
      </w:r>
      <w:r w:rsidR="00631078" w:rsidRPr="005E0921">
        <w:rPr>
          <w:rFonts w:cs="B Nazanin" w:hint="cs"/>
          <w:b/>
          <w:bCs/>
          <w:sz w:val="20"/>
          <w:szCs w:val="20"/>
          <w:rtl/>
        </w:rPr>
        <w:t>‌زن</w:t>
      </w:r>
    </w:p>
    <w:p w:rsidR="00AE48EA" w:rsidRPr="00FF7773" w:rsidRDefault="00AE48EA" w:rsidP="00CB29F6">
      <w:pPr>
        <w:bidi/>
        <w:rPr>
          <w:rFonts w:cs="B Nazanin"/>
          <w:b/>
          <w:bCs/>
          <w:sz w:val="20"/>
          <w:szCs w:val="20"/>
          <w:rtl/>
        </w:rPr>
      </w:pPr>
    </w:p>
    <w:p w:rsidR="00AE48EA" w:rsidRPr="00EB4774" w:rsidRDefault="00DE462D" w:rsidP="00D41F50">
      <w:pPr>
        <w:bidi/>
        <w:rPr>
          <w:rFonts w:cs="B Nazanin"/>
          <w:b/>
          <w:bCs/>
          <w:sz w:val="22"/>
          <w:szCs w:val="22"/>
          <w:rtl/>
        </w:rPr>
      </w:pPr>
      <w:r>
        <w:rPr>
          <w:rFonts w:cs="B Nazanin" w:hint="cs"/>
          <w:b/>
          <w:bCs/>
          <w:sz w:val="22"/>
          <w:szCs w:val="22"/>
          <w:rtl/>
        </w:rPr>
        <w:t>4</w:t>
      </w:r>
      <w:r w:rsidR="00AE48EA" w:rsidRPr="00EB4774">
        <w:rPr>
          <w:rFonts w:cs="B Nazanin" w:hint="cs"/>
          <w:b/>
          <w:bCs/>
          <w:sz w:val="22"/>
          <w:szCs w:val="22"/>
          <w:rtl/>
        </w:rPr>
        <w:t>-</w:t>
      </w:r>
      <w:r w:rsidR="00D41F50">
        <w:rPr>
          <w:rFonts w:cs="B Nazanin" w:hint="cs"/>
          <w:b/>
          <w:bCs/>
          <w:sz w:val="22"/>
          <w:szCs w:val="22"/>
          <w:rtl/>
        </w:rPr>
        <w:t>4</w:t>
      </w:r>
      <w:r w:rsidR="00AE48EA" w:rsidRPr="00EB4774">
        <w:rPr>
          <w:rFonts w:cs="B Nazanin" w:hint="cs"/>
          <w:b/>
          <w:bCs/>
          <w:sz w:val="22"/>
          <w:szCs w:val="22"/>
          <w:rtl/>
        </w:rPr>
        <w:t>- بحث و نتیجه‌گیری</w:t>
      </w:r>
    </w:p>
    <w:p w:rsidR="005F7D22" w:rsidRDefault="00AE48EA" w:rsidP="00126F7A">
      <w:pPr>
        <w:bidi/>
        <w:rPr>
          <w:rFonts w:asciiTheme="majorBidi" w:eastAsiaTheme="minorEastAsia" w:hAnsiTheme="majorBidi"/>
          <w:sz w:val="18"/>
          <w:szCs w:val="18"/>
          <w:rtl/>
        </w:rPr>
      </w:pPr>
      <w:r w:rsidRPr="00CB0304">
        <w:rPr>
          <w:rFonts w:cs="B Nazanin" w:hint="cs"/>
          <w:sz w:val="22"/>
          <w:szCs w:val="22"/>
          <w:rtl/>
        </w:rPr>
        <w:t xml:space="preserve">با بررسی </w:t>
      </w:r>
      <w:r w:rsidR="00516290">
        <w:rPr>
          <w:rFonts w:cs="B Nazanin" w:hint="cs"/>
          <w:sz w:val="22"/>
          <w:szCs w:val="22"/>
          <w:rtl/>
        </w:rPr>
        <w:t>طرح‌</w:t>
      </w:r>
      <w:r w:rsidRPr="00CB0304">
        <w:rPr>
          <w:rFonts w:cs="B Nazanin" w:hint="cs"/>
          <w:sz w:val="22"/>
          <w:szCs w:val="22"/>
          <w:rtl/>
        </w:rPr>
        <w:t>های تنشی مکانیزم</w:t>
      </w:r>
      <w:r w:rsidR="00516290">
        <w:rPr>
          <w:rFonts w:cs="B Nazanin" w:hint="cs"/>
          <w:sz w:val="22"/>
          <w:szCs w:val="22"/>
          <w:rtl/>
        </w:rPr>
        <w:t xml:space="preserve"> </w:t>
      </w:r>
      <w:r w:rsidR="00CE5485">
        <w:rPr>
          <w:rFonts w:cs="B Nazanin" w:hint="cs"/>
          <w:sz w:val="22"/>
          <w:szCs w:val="22"/>
          <w:rtl/>
        </w:rPr>
        <w:t>سنبه</w:t>
      </w:r>
      <w:r w:rsidR="00516290">
        <w:rPr>
          <w:rFonts w:cs="B Nazanin" w:hint="cs"/>
          <w:sz w:val="22"/>
          <w:szCs w:val="22"/>
          <w:rtl/>
        </w:rPr>
        <w:t>‌زن</w:t>
      </w:r>
      <w:r w:rsidRPr="00CB0304">
        <w:rPr>
          <w:rFonts w:cs="B Nazanin" w:hint="cs"/>
          <w:sz w:val="22"/>
          <w:szCs w:val="22"/>
          <w:rtl/>
        </w:rPr>
        <w:t xml:space="preserve"> مشاهده می‌شود که تنش‌های وارد شده در حالت تک‌</w:t>
      </w:r>
      <w:r w:rsidR="007811F1">
        <w:rPr>
          <w:rFonts w:cs="B Nazanin" w:hint="cs"/>
          <w:sz w:val="22"/>
          <w:szCs w:val="22"/>
          <w:rtl/>
        </w:rPr>
        <w:t>عمله</w:t>
      </w:r>
      <w:r w:rsidR="00126F7A">
        <w:rPr>
          <w:rFonts w:cs="B Nazanin" w:hint="cs"/>
          <w:sz w:val="22"/>
          <w:szCs w:val="22"/>
          <w:rtl/>
        </w:rPr>
        <w:t xml:space="preserve"> شده،</w:t>
      </w:r>
      <w:r w:rsidRPr="00CB0304">
        <w:rPr>
          <w:rFonts w:cs="B Nazanin" w:hint="cs"/>
          <w:sz w:val="22"/>
          <w:szCs w:val="22"/>
          <w:rtl/>
        </w:rPr>
        <w:t xml:space="preserve"> به اندازه‌ی </w:t>
      </w:r>
      <w:r w:rsidRPr="00CB0304">
        <w:rPr>
          <w:rFonts w:cs="B Nazanin" w:hint="cs"/>
          <w:sz w:val="22"/>
          <w:szCs w:val="22"/>
          <w:rtl/>
        </w:rPr>
        <w:lastRenderedPageBreak/>
        <w:t xml:space="preserve">قابل توجهی بیشتر از حالت </w:t>
      </w:r>
      <w:r w:rsidR="00BC62E4">
        <w:rPr>
          <w:rFonts w:cs="B Nazanin" w:hint="cs"/>
          <w:sz w:val="22"/>
          <w:szCs w:val="22"/>
          <w:rtl/>
        </w:rPr>
        <w:t>دو</w:t>
      </w:r>
      <w:r w:rsidR="007811F1">
        <w:rPr>
          <w:rFonts w:cs="B Nazanin" w:hint="cs"/>
          <w:sz w:val="22"/>
          <w:szCs w:val="22"/>
          <w:rtl/>
        </w:rPr>
        <w:t>عمله</w:t>
      </w:r>
      <w:r w:rsidR="00516290">
        <w:rPr>
          <w:rFonts w:cs="B Nazanin" w:hint="cs"/>
          <w:sz w:val="22"/>
          <w:szCs w:val="22"/>
          <w:rtl/>
        </w:rPr>
        <w:t xml:space="preserve"> استاندارد</w:t>
      </w:r>
      <w:r w:rsidRPr="00CB0304">
        <w:rPr>
          <w:rFonts w:cs="B Nazanin" w:hint="cs"/>
          <w:sz w:val="22"/>
          <w:szCs w:val="22"/>
          <w:rtl/>
        </w:rPr>
        <w:t xml:space="preserve"> می‌باشد. </w:t>
      </w:r>
      <w:r w:rsidR="00516290">
        <w:rPr>
          <w:rFonts w:cs="B Nazanin" w:hint="cs"/>
          <w:sz w:val="22"/>
          <w:szCs w:val="22"/>
          <w:rtl/>
        </w:rPr>
        <w:t>بنابراین</w:t>
      </w:r>
      <w:r w:rsidRPr="00CB0304">
        <w:rPr>
          <w:rFonts w:cs="B Nazanin" w:hint="cs"/>
          <w:sz w:val="22"/>
          <w:szCs w:val="22"/>
          <w:rtl/>
        </w:rPr>
        <w:t xml:space="preserve"> استفاده از قالب‌</w:t>
      </w:r>
      <w:r w:rsidR="00D54273">
        <w:rPr>
          <w:rFonts w:cs="B Nazanin" w:hint="cs"/>
          <w:sz w:val="22"/>
          <w:szCs w:val="22"/>
          <w:rtl/>
        </w:rPr>
        <w:t xml:space="preserve"> </w:t>
      </w:r>
      <w:r w:rsidR="00516290">
        <w:rPr>
          <w:rFonts w:cs="B Nazanin" w:hint="cs"/>
          <w:sz w:val="22"/>
          <w:szCs w:val="22"/>
          <w:rtl/>
        </w:rPr>
        <w:t xml:space="preserve">کوچک که </w:t>
      </w:r>
      <w:r w:rsidRPr="00CB0304">
        <w:rPr>
          <w:rFonts w:cs="B Nazanin" w:hint="cs"/>
          <w:sz w:val="22"/>
          <w:szCs w:val="22"/>
          <w:rtl/>
        </w:rPr>
        <w:t xml:space="preserve">دستگاه پرس </w:t>
      </w:r>
      <w:r w:rsidR="00D54273">
        <w:rPr>
          <w:rFonts w:cs="B Nazanin" w:hint="cs"/>
          <w:sz w:val="22"/>
          <w:szCs w:val="22"/>
          <w:rtl/>
        </w:rPr>
        <w:t>دو</w:t>
      </w:r>
      <w:r w:rsidR="007811F1">
        <w:rPr>
          <w:rFonts w:cs="B Nazanin" w:hint="cs"/>
          <w:sz w:val="22"/>
          <w:szCs w:val="22"/>
          <w:rtl/>
        </w:rPr>
        <w:t>عمله</w:t>
      </w:r>
      <w:r w:rsidR="00516290">
        <w:rPr>
          <w:rFonts w:cs="B Nazanin" w:hint="cs"/>
          <w:sz w:val="22"/>
          <w:szCs w:val="22"/>
          <w:rtl/>
        </w:rPr>
        <w:t xml:space="preserve"> را از حالت استاندارد خارج کرده و عملا به </w:t>
      </w:r>
      <w:r w:rsidR="007811F1">
        <w:rPr>
          <w:rFonts w:cs="B Nazanin" w:hint="cs"/>
          <w:sz w:val="22"/>
          <w:szCs w:val="22"/>
          <w:rtl/>
        </w:rPr>
        <w:t>پرس</w:t>
      </w:r>
      <w:r w:rsidR="00516290">
        <w:rPr>
          <w:rFonts w:cs="B Nazanin" w:hint="cs"/>
          <w:sz w:val="22"/>
          <w:szCs w:val="22"/>
          <w:rtl/>
        </w:rPr>
        <w:t>ی تک‌</w:t>
      </w:r>
      <w:r w:rsidR="007811F1">
        <w:rPr>
          <w:rFonts w:cs="B Nazanin" w:hint="cs"/>
          <w:sz w:val="22"/>
          <w:szCs w:val="22"/>
          <w:rtl/>
        </w:rPr>
        <w:t>عمله</w:t>
      </w:r>
      <w:r w:rsidR="00516290">
        <w:rPr>
          <w:rFonts w:cs="B Nazanin" w:hint="cs"/>
          <w:sz w:val="22"/>
          <w:szCs w:val="22"/>
          <w:rtl/>
        </w:rPr>
        <w:t xml:space="preserve"> تبدیل می‌کند</w:t>
      </w:r>
      <w:r w:rsidR="00BC62E4">
        <w:rPr>
          <w:rFonts w:cs="B Nazanin" w:hint="cs"/>
          <w:sz w:val="22"/>
          <w:szCs w:val="22"/>
          <w:rtl/>
        </w:rPr>
        <w:t>،</w:t>
      </w:r>
      <w:r w:rsidRPr="00CB0304">
        <w:rPr>
          <w:rFonts w:cs="B Nazanin" w:hint="cs"/>
          <w:sz w:val="22"/>
          <w:szCs w:val="22"/>
          <w:rtl/>
        </w:rPr>
        <w:t xml:space="preserve"> احتمال شکست</w:t>
      </w:r>
      <w:r w:rsidRPr="00CB0304">
        <w:rPr>
          <w:rStyle w:val="FootnoteReference"/>
          <w:rFonts w:cs="B Nazanin"/>
          <w:sz w:val="22"/>
          <w:szCs w:val="22"/>
          <w:rtl/>
        </w:rPr>
        <w:footnoteReference w:id="33"/>
      </w:r>
      <w:r w:rsidRPr="00CB0304">
        <w:rPr>
          <w:rFonts w:cs="B Nazanin" w:hint="cs"/>
          <w:sz w:val="22"/>
          <w:szCs w:val="22"/>
          <w:rtl/>
        </w:rPr>
        <w:t xml:space="preserve"> </w:t>
      </w:r>
      <w:r w:rsidR="00DF147B">
        <w:rPr>
          <w:rFonts w:cs="B Nazanin" w:hint="cs"/>
          <w:sz w:val="22"/>
          <w:szCs w:val="22"/>
          <w:rtl/>
        </w:rPr>
        <w:t>رابط‌</w:t>
      </w:r>
      <w:r w:rsidRPr="00CB0304">
        <w:rPr>
          <w:rFonts w:cs="B Nazanin" w:hint="cs"/>
          <w:sz w:val="22"/>
          <w:szCs w:val="22"/>
          <w:rtl/>
        </w:rPr>
        <w:t>‌ها و در نتیجه خرابی دستگاه</w:t>
      </w:r>
      <w:r w:rsidR="007811F1">
        <w:rPr>
          <w:rFonts w:cs="B Nazanin" w:hint="cs"/>
          <w:sz w:val="22"/>
          <w:szCs w:val="22"/>
          <w:rtl/>
        </w:rPr>
        <w:t xml:space="preserve"> پرس</w:t>
      </w:r>
      <w:r w:rsidRPr="00CB0304">
        <w:rPr>
          <w:rFonts w:cs="B Nazanin" w:hint="cs"/>
          <w:sz w:val="22"/>
          <w:szCs w:val="22"/>
          <w:rtl/>
        </w:rPr>
        <w:t xml:space="preserve"> را بالا می‌برد.</w:t>
      </w:r>
      <w:r w:rsidR="005C203F">
        <w:rPr>
          <w:rFonts w:cs="B Nazanin" w:hint="cs"/>
          <w:sz w:val="22"/>
          <w:szCs w:val="22"/>
          <w:rtl/>
        </w:rPr>
        <w:t xml:space="preserve"> اخیرا در یکی از پرس‌های </w:t>
      </w:r>
      <w:r w:rsidR="00126F7A">
        <w:rPr>
          <w:rFonts w:cs="B Nazanin" w:hint="cs"/>
          <w:sz w:val="22"/>
          <w:szCs w:val="22"/>
          <w:rtl/>
        </w:rPr>
        <w:t>تک‌</w:t>
      </w:r>
      <w:r w:rsidR="007811F1">
        <w:rPr>
          <w:rFonts w:cs="B Nazanin" w:hint="cs"/>
          <w:sz w:val="22"/>
          <w:szCs w:val="22"/>
          <w:rtl/>
        </w:rPr>
        <w:t>عمله</w:t>
      </w:r>
      <w:r w:rsidR="00126F7A">
        <w:rPr>
          <w:rFonts w:cs="B Nazanin" w:hint="cs"/>
          <w:sz w:val="22"/>
          <w:szCs w:val="22"/>
          <w:rtl/>
        </w:rPr>
        <w:t xml:space="preserve"> شده</w:t>
      </w:r>
      <w:r w:rsidR="005C203F">
        <w:rPr>
          <w:rFonts w:cs="B Nazanin" w:hint="cs"/>
          <w:sz w:val="22"/>
          <w:szCs w:val="22"/>
          <w:rtl/>
        </w:rPr>
        <w:t>، شکستی مرتبط با این لینک</w:t>
      </w:r>
      <w:r w:rsidR="008F4230">
        <w:rPr>
          <w:rFonts w:cs="B Nazanin" w:hint="cs"/>
          <w:sz w:val="22"/>
          <w:szCs w:val="22"/>
          <w:rtl/>
        </w:rPr>
        <w:t>،</w:t>
      </w:r>
      <w:r w:rsidR="005C203F">
        <w:rPr>
          <w:rFonts w:cs="B Nazanin" w:hint="cs"/>
          <w:sz w:val="22"/>
          <w:szCs w:val="22"/>
          <w:rtl/>
        </w:rPr>
        <w:t xml:space="preserve"> گزارش شده است</w:t>
      </w:r>
      <w:r w:rsidR="005248C7">
        <w:rPr>
          <w:rFonts w:cs="B Nazanin"/>
          <w:sz w:val="22"/>
          <w:szCs w:val="22"/>
          <w:rtl/>
        </w:rPr>
        <w:t>[</w:t>
      </w:r>
      <w:r w:rsidR="004238F4">
        <w:rPr>
          <w:rFonts w:cs="B Nazanin" w:hint="cs"/>
          <w:sz w:val="22"/>
          <w:szCs w:val="22"/>
          <w:rtl/>
        </w:rPr>
        <w:t>23</w:t>
      </w:r>
      <w:r w:rsidR="005248C7">
        <w:rPr>
          <w:rFonts w:cs="B Nazanin"/>
          <w:sz w:val="22"/>
          <w:szCs w:val="22"/>
          <w:rtl/>
        </w:rPr>
        <w:t>]</w:t>
      </w:r>
      <w:r w:rsidR="005C203F">
        <w:rPr>
          <w:rFonts w:cs="B Nazanin" w:hint="cs"/>
          <w:sz w:val="22"/>
          <w:szCs w:val="22"/>
          <w:rtl/>
        </w:rPr>
        <w:t xml:space="preserve">. </w:t>
      </w:r>
    </w:p>
    <w:p w:rsidR="00D41F50" w:rsidRPr="00FF7773" w:rsidRDefault="00D41F50" w:rsidP="00D41F50">
      <w:pPr>
        <w:bidi/>
        <w:rPr>
          <w:rFonts w:asciiTheme="majorBidi" w:eastAsiaTheme="minorEastAsia" w:hAnsiTheme="majorBidi"/>
          <w:sz w:val="22"/>
          <w:szCs w:val="22"/>
        </w:rPr>
      </w:pPr>
    </w:p>
    <w:p w:rsidR="00F0660B" w:rsidRPr="00D41F50" w:rsidRDefault="00F0660B" w:rsidP="00F0660B">
      <w:pPr>
        <w:autoSpaceDE w:val="0"/>
        <w:autoSpaceDN w:val="0"/>
        <w:bidi/>
        <w:adjustRightInd w:val="0"/>
        <w:rPr>
          <w:rFonts w:ascii="Courier New" w:eastAsiaTheme="minorHAnsi" w:hAnsi="Courier New" w:cs="B Nazanin"/>
          <w:b/>
          <w:bCs/>
          <w:rtl/>
        </w:rPr>
      </w:pPr>
      <w:r w:rsidRPr="00D41F50">
        <w:rPr>
          <w:rFonts w:ascii="Courier New" w:eastAsiaTheme="minorHAnsi" w:hAnsi="Courier New" w:cs="B Nazanin" w:hint="cs"/>
          <w:b/>
          <w:bCs/>
          <w:rtl/>
        </w:rPr>
        <w:t>مراجع</w:t>
      </w:r>
    </w:p>
    <w:p w:rsidR="0063112B" w:rsidRPr="00FF7773" w:rsidRDefault="0063112B" w:rsidP="00A71D88">
      <w:pPr>
        <w:autoSpaceDE w:val="0"/>
        <w:autoSpaceDN w:val="0"/>
        <w:adjustRightInd w:val="0"/>
        <w:ind w:left="278"/>
        <w:rPr>
          <w:rFonts w:ascii="Courier New" w:eastAsiaTheme="minorHAnsi" w:hAnsi="Courier New" w:cs="B Nazanin"/>
          <w:sz w:val="18"/>
          <w:szCs w:val="18"/>
        </w:rPr>
      </w:pPr>
    </w:p>
    <w:p w:rsidR="004A55FD" w:rsidRPr="00BA3701" w:rsidRDefault="004A55FD" w:rsidP="00A71D88">
      <w:pPr>
        <w:spacing w:after="60"/>
        <w:ind w:left="278" w:hanging="284"/>
        <w:rPr>
          <w:sz w:val="18"/>
          <w:szCs w:val="18"/>
          <w:rtl/>
        </w:rPr>
      </w:pPr>
      <w:r w:rsidRPr="00583C05">
        <w:rPr>
          <w:sz w:val="18"/>
          <w:szCs w:val="18"/>
        </w:rPr>
        <w:t>[</w:t>
      </w:r>
      <w:r w:rsidR="00AF2475">
        <w:rPr>
          <w:sz w:val="18"/>
          <w:szCs w:val="18"/>
        </w:rPr>
        <w:t>1</w:t>
      </w:r>
      <w:r w:rsidR="00CA4310">
        <w:rPr>
          <w:sz w:val="18"/>
          <w:szCs w:val="18"/>
        </w:rPr>
        <w:t xml:space="preserve">] </w:t>
      </w:r>
      <w:r w:rsidRPr="00583C05">
        <w:rPr>
          <w:sz w:val="18"/>
          <w:szCs w:val="18"/>
        </w:rPr>
        <w:t xml:space="preserve">Schuler GmbH. (1998), Metal Forming Handbook, </w:t>
      </w:r>
      <w:r w:rsidR="00985ACB">
        <w:rPr>
          <w:sz w:val="18"/>
          <w:szCs w:val="18"/>
        </w:rPr>
        <w:t xml:space="preserve">    </w:t>
      </w:r>
      <w:r w:rsidRPr="00583C05">
        <w:rPr>
          <w:sz w:val="18"/>
          <w:szCs w:val="18"/>
        </w:rPr>
        <w:t>Berlin Heidelberg, Springer</w:t>
      </w:r>
    </w:p>
    <w:p w:rsidR="004A55FD" w:rsidRPr="00287C41" w:rsidRDefault="004A55FD" w:rsidP="00A71D88">
      <w:pPr>
        <w:spacing w:after="60"/>
        <w:ind w:left="278" w:hanging="284"/>
        <w:rPr>
          <w:sz w:val="18"/>
          <w:szCs w:val="18"/>
          <w:vertAlign w:val="superscript"/>
        </w:rPr>
      </w:pPr>
      <w:r w:rsidRPr="00583C05">
        <w:rPr>
          <w:sz w:val="18"/>
          <w:szCs w:val="18"/>
        </w:rPr>
        <w:t>[</w:t>
      </w:r>
      <w:r w:rsidR="00AF2475">
        <w:rPr>
          <w:sz w:val="18"/>
          <w:szCs w:val="18"/>
        </w:rPr>
        <w:t>2</w:t>
      </w:r>
      <w:r w:rsidR="00CA4310">
        <w:rPr>
          <w:sz w:val="18"/>
          <w:szCs w:val="18"/>
        </w:rPr>
        <w:t xml:space="preserve">] </w:t>
      </w:r>
      <w:r w:rsidRPr="00583C05">
        <w:rPr>
          <w:sz w:val="18"/>
          <w:szCs w:val="18"/>
        </w:rPr>
        <w:t xml:space="preserve">Orville D. </w:t>
      </w:r>
      <w:proofErr w:type="spellStart"/>
      <w:r w:rsidRPr="00583C05">
        <w:rPr>
          <w:sz w:val="18"/>
          <w:szCs w:val="18"/>
        </w:rPr>
        <w:t>Lascoe</w:t>
      </w:r>
      <w:proofErr w:type="spellEnd"/>
      <w:r w:rsidRPr="00583C05">
        <w:rPr>
          <w:sz w:val="18"/>
          <w:szCs w:val="18"/>
        </w:rPr>
        <w:t xml:space="preserve"> (1988), Handbook of Fabricatio</w:t>
      </w:r>
      <w:r>
        <w:rPr>
          <w:sz w:val="18"/>
          <w:szCs w:val="18"/>
        </w:rPr>
        <w:t>n Processes, ASM International</w:t>
      </w:r>
      <w:r>
        <w:rPr>
          <w:rFonts w:hint="cs"/>
          <w:sz w:val="18"/>
          <w:szCs w:val="18"/>
          <w:rtl/>
        </w:rPr>
        <w:t>.</w:t>
      </w:r>
    </w:p>
    <w:p w:rsidR="004A55FD" w:rsidRPr="003F5D39" w:rsidRDefault="004A55FD" w:rsidP="00A71D88">
      <w:pPr>
        <w:bidi/>
        <w:spacing w:after="60"/>
        <w:ind w:left="278" w:hanging="283"/>
        <w:rPr>
          <w:rFonts w:asciiTheme="minorHAnsi" w:hAnsiTheme="minorHAnsi" w:cs="B Nazanin"/>
          <w:sz w:val="20"/>
          <w:szCs w:val="20"/>
        </w:rPr>
      </w:pPr>
      <w:r>
        <w:rPr>
          <w:rFonts w:cs="B Nazanin" w:hint="cs"/>
          <w:sz w:val="20"/>
          <w:szCs w:val="20"/>
          <w:rtl/>
        </w:rPr>
        <w:t>[</w:t>
      </w:r>
      <w:r w:rsidR="003E31D4">
        <w:rPr>
          <w:rFonts w:cs="B Nazanin"/>
          <w:sz w:val="20"/>
          <w:szCs w:val="20"/>
        </w:rPr>
        <w:t>3</w:t>
      </w:r>
      <w:r>
        <w:rPr>
          <w:rFonts w:cs="B Nazanin" w:hint="cs"/>
          <w:sz w:val="20"/>
          <w:szCs w:val="20"/>
          <w:rtl/>
        </w:rPr>
        <w:t xml:space="preserve">] </w:t>
      </w:r>
      <w:r w:rsidRPr="00D03E35">
        <w:rPr>
          <w:rFonts w:cs="B Nazanin" w:hint="cs"/>
          <w:sz w:val="20"/>
          <w:szCs w:val="20"/>
          <w:rtl/>
        </w:rPr>
        <w:t>س</w:t>
      </w:r>
      <w:r w:rsidRPr="00D03E35">
        <w:rPr>
          <w:rFonts w:cs="B Nazanin"/>
          <w:sz w:val="20"/>
          <w:szCs w:val="20"/>
          <w:rtl/>
        </w:rPr>
        <w:t xml:space="preserve">. </w:t>
      </w:r>
      <w:r w:rsidRPr="00D03E35">
        <w:rPr>
          <w:rFonts w:cs="B Nazanin" w:hint="cs"/>
          <w:sz w:val="20"/>
          <w:szCs w:val="20"/>
          <w:rtl/>
        </w:rPr>
        <w:t>باقرزاده،</w:t>
      </w:r>
      <w:r>
        <w:rPr>
          <w:rFonts w:cs="B Nazanin" w:hint="cs"/>
          <w:sz w:val="20"/>
          <w:szCs w:val="20"/>
          <w:rtl/>
        </w:rPr>
        <w:t xml:space="preserve"> </w:t>
      </w:r>
      <w:r w:rsidRPr="00D03E35">
        <w:rPr>
          <w:rFonts w:cs="B Nazanin"/>
          <w:sz w:val="20"/>
          <w:szCs w:val="20"/>
          <w:rtl/>
        </w:rPr>
        <w:t xml:space="preserve"> </w:t>
      </w:r>
      <w:r w:rsidRPr="00D03E35">
        <w:rPr>
          <w:rFonts w:cs="B Nazanin" w:hint="cs"/>
          <w:sz w:val="20"/>
          <w:szCs w:val="20"/>
          <w:rtl/>
        </w:rPr>
        <w:t>م</w:t>
      </w:r>
      <w:r w:rsidRPr="00D03E35">
        <w:rPr>
          <w:rFonts w:cs="B Nazanin"/>
          <w:sz w:val="20"/>
          <w:szCs w:val="20"/>
          <w:rtl/>
        </w:rPr>
        <w:t xml:space="preserve">. </w:t>
      </w:r>
      <w:r w:rsidRPr="00D03E35">
        <w:rPr>
          <w:rFonts w:cs="B Nazanin" w:hint="cs"/>
          <w:sz w:val="20"/>
          <w:szCs w:val="20"/>
          <w:rtl/>
        </w:rPr>
        <w:t>حیدری</w:t>
      </w:r>
      <w:r w:rsidRPr="00D03E35">
        <w:rPr>
          <w:rFonts w:cs="B Nazanin"/>
          <w:sz w:val="20"/>
          <w:szCs w:val="20"/>
          <w:rtl/>
        </w:rPr>
        <w:t xml:space="preserve"> (1387)</w:t>
      </w:r>
      <w:r>
        <w:rPr>
          <w:rFonts w:cs="B Nazanin" w:hint="cs"/>
          <w:sz w:val="20"/>
          <w:szCs w:val="20"/>
          <w:rtl/>
        </w:rPr>
        <w:t xml:space="preserve"> </w:t>
      </w:r>
      <w:r w:rsidRPr="00D03E35">
        <w:rPr>
          <w:rFonts w:cs="B Nazanin"/>
          <w:sz w:val="20"/>
          <w:szCs w:val="20"/>
          <w:rtl/>
        </w:rPr>
        <w:t xml:space="preserve"> </w:t>
      </w:r>
      <w:r w:rsidRPr="00D03E35">
        <w:rPr>
          <w:rFonts w:cs="B Nazanin" w:hint="cs"/>
          <w:sz w:val="20"/>
          <w:szCs w:val="20"/>
          <w:rtl/>
        </w:rPr>
        <w:t>تعیین</w:t>
      </w:r>
      <w:r w:rsidRPr="00D03E35">
        <w:rPr>
          <w:rFonts w:cs="B Nazanin"/>
          <w:sz w:val="20"/>
          <w:szCs w:val="20"/>
          <w:rtl/>
        </w:rPr>
        <w:t xml:space="preserve"> </w:t>
      </w:r>
      <w:r w:rsidRPr="00D03E35">
        <w:rPr>
          <w:rFonts w:cs="B Nazanin" w:hint="cs"/>
          <w:sz w:val="20"/>
          <w:szCs w:val="20"/>
          <w:rtl/>
        </w:rPr>
        <w:t>بازه</w:t>
      </w:r>
      <w:r w:rsidRPr="00D03E35">
        <w:rPr>
          <w:rFonts w:cs="B Nazanin"/>
          <w:sz w:val="20"/>
          <w:szCs w:val="20"/>
          <w:rtl/>
        </w:rPr>
        <w:t xml:space="preserve"> </w:t>
      </w:r>
      <w:r w:rsidRPr="00D03E35">
        <w:rPr>
          <w:rFonts w:cs="B Nazanin" w:hint="cs"/>
          <w:sz w:val="20"/>
          <w:szCs w:val="20"/>
          <w:rtl/>
        </w:rPr>
        <w:t>بهینه</w:t>
      </w:r>
      <w:r w:rsidRPr="00D03E35">
        <w:rPr>
          <w:rFonts w:cs="B Nazanin"/>
          <w:sz w:val="20"/>
          <w:szCs w:val="20"/>
          <w:rtl/>
        </w:rPr>
        <w:t xml:space="preserve"> </w:t>
      </w:r>
      <w:r w:rsidRPr="00D03E35">
        <w:rPr>
          <w:rFonts w:cs="B Nazanin" w:hint="cs"/>
          <w:sz w:val="20"/>
          <w:szCs w:val="20"/>
          <w:rtl/>
        </w:rPr>
        <w:t>نیروی</w:t>
      </w:r>
      <w:r w:rsidRPr="00D03E35">
        <w:rPr>
          <w:rFonts w:cs="B Nazanin"/>
          <w:sz w:val="20"/>
          <w:szCs w:val="20"/>
          <w:rtl/>
        </w:rPr>
        <w:t xml:space="preserve"> </w:t>
      </w:r>
      <w:r w:rsidRPr="00D03E35">
        <w:rPr>
          <w:rFonts w:cs="B Nazanin" w:hint="cs"/>
          <w:sz w:val="20"/>
          <w:szCs w:val="20"/>
          <w:rtl/>
        </w:rPr>
        <w:t>ورقگیری</w:t>
      </w:r>
      <w:r w:rsidRPr="00D03E35">
        <w:rPr>
          <w:rFonts w:cs="B Nazanin"/>
          <w:sz w:val="20"/>
          <w:szCs w:val="20"/>
          <w:rtl/>
        </w:rPr>
        <w:t xml:space="preserve"> </w:t>
      </w:r>
      <w:r w:rsidRPr="00D03E35">
        <w:rPr>
          <w:rFonts w:cs="B Nazanin" w:hint="cs"/>
          <w:sz w:val="20"/>
          <w:szCs w:val="20"/>
          <w:rtl/>
        </w:rPr>
        <w:t>در</w:t>
      </w:r>
      <w:r w:rsidRPr="00D03E35">
        <w:rPr>
          <w:rFonts w:cs="B Nazanin"/>
          <w:sz w:val="20"/>
          <w:szCs w:val="20"/>
          <w:rtl/>
        </w:rPr>
        <w:t xml:space="preserve"> </w:t>
      </w:r>
      <w:r w:rsidRPr="00D03E35">
        <w:rPr>
          <w:rFonts w:cs="B Nazanin" w:hint="cs"/>
          <w:sz w:val="20"/>
          <w:szCs w:val="20"/>
          <w:rtl/>
        </w:rPr>
        <w:t>عملیات</w:t>
      </w:r>
      <w:r w:rsidRPr="00D03E35">
        <w:rPr>
          <w:rFonts w:cs="B Nazanin"/>
          <w:sz w:val="20"/>
          <w:szCs w:val="20"/>
          <w:rtl/>
        </w:rPr>
        <w:t xml:space="preserve"> </w:t>
      </w:r>
      <w:r w:rsidRPr="00D03E35">
        <w:rPr>
          <w:rFonts w:cs="B Nazanin" w:hint="cs"/>
          <w:sz w:val="20"/>
          <w:szCs w:val="20"/>
          <w:rtl/>
        </w:rPr>
        <w:t>کشش</w:t>
      </w:r>
      <w:r w:rsidRPr="00D03E35">
        <w:rPr>
          <w:rFonts w:cs="B Nazanin"/>
          <w:sz w:val="20"/>
          <w:szCs w:val="20"/>
          <w:rtl/>
        </w:rPr>
        <w:t xml:space="preserve"> </w:t>
      </w:r>
      <w:r w:rsidRPr="00D03E35">
        <w:rPr>
          <w:rFonts w:cs="B Nazanin" w:hint="cs"/>
          <w:sz w:val="20"/>
          <w:szCs w:val="20"/>
          <w:rtl/>
        </w:rPr>
        <w:t>سقف</w:t>
      </w:r>
      <w:r w:rsidRPr="00D03E35">
        <w:rPr>
          <w:rFonts w:cs="B Nazanin"/>
          <w:sz w:val="20"/>
          <w:szCs w:val="20"/>
          <w:rtl/>
        </w:rPr>
        <w:t xml:space="preserve"> </w:t>
      </w:r>
      <w:r w:rsidRPr="00D03E35">
        <w:rPr>
          <w:rFonts w:cs="B Nazanin" w:hint="cs"/>
          <w:sz w:val="20"/>
          <w:szCs w:val="20"/>
          <w:rtl/>
        </w:rPr>
        <w:t>خودرو</w:t>
      </w:r>
      <w:r w:rsidRPr="00D03E35">
        <w:rPr>
          <w:rFonts w:cs="B Nazanin"/>
          <w:sz w:val="20"/>
          <w:szCs w:val="20"/>
          <w:rtl/>
        </w:rPr>
        <w:t xml:space="preserve"> 206 </w:t>
      </w:r>
      <w:r w:rsidRPr="00D03E35">
        <w:rPr>
          <w:rFonts w:cs="B Nazanin" w:hint="cs"/>
          <w:sz w:val="20"/>
          <w:szCs w:val="20"/>
          <w:rtl/>
        </w:rPr>
        <w:t>به</w:t>
      </w:r>
      <w:r w:rsidRPr="00D03E35">
        <w:rPr>
          <w:rFonts w:cs="B Nazanin"/>
          <w:sz w:val="20"/>
          <w:szCs w:val="20"/>
          <w:rtl/>
        </w:rPr>
        <w:t xml:space="preserve"> </w:t>
      </w:r>
      <w:r w:rsidRPr="00D03E35">
        <w:rPr>
          <w:rFonts w:cs="B Nazanin" w:hint="cs"/>
          <w:sz w:val="20"/>
          <w:szCs w:val="20"/>
          <w:rtl/>
        </w:rPr>
        <w:t>روش</w:t>
      </w:r>
      <w:r w:rsidRPr="00D03E35">
        <w:rPr>
          <w:rFonts w:cs="B Nazanin"/>
          <w:sz w:val="20"/>
          <w:szCs w:val="20"/>
          <w:rtl/>
        </w:rPr>
        <w:t xml:space="preserve"> </w:t>
      </w:r>
      <w:r w:rsidRPr="00D03E35">
        <w:rPr>
          <w:rFonts w:cs="B Nazanin" w:hint="cs"/>
          <w:sz w:val="20"/>
          <w:szCs w:val="20"/>
          <w:rtl/>
        </w:rPr>
        <w:t>المان</w:t>
      </w:r>
      <w:r w:rsidRPr="00D03E35">
        <w:rPr>
          <w:rFonts w:cs="B Nazanin"/>
          <w:sz w:val="20"/>
          <w:szCs w:val="20"/>
          <w:rtl/>
        </w:rPr>
        <w:t xml:space="preserve"> </w:t>
      </w:r>
      <w:r w:rsidRPr="00D03E35">
        <w:rPr>
          <w:rFonts w:cs="B Nazanin" w:hint="cs"/>
          <w:sz w:val="20"/>
          <w:szCs w:val="20"/>
          <w:rtl/>
        </w:rPr>
        <w:t>محدود</w:t>
      </w:r>
      <w:r w:rsidRPr="00D03E35">
        <w:rPr>
          <w:rFonts w:cs="B Nazanin"/>
          <w:sz w:val="20"/>
          <w:szCs w:val="20"/>
          <w:rtl/>
        </w:rPr>
        <w:t xml:space="preserve">. </w:t>
      </w:r>
      <w:r w:rsidRPr="00D03E35">
        <w:rPr>
          <w:rFonts w:cs="B Nazanin" w:hint="cs"/>
          <w:sz w:val="20"/>
          <w:szCs w:val="20"/>
          <w:rtl/>
        </w:rPr>
        <w:t>ششمین</w:t>
      </w:r>
      <w:r w:rsidRPr="00D03E35">
        <w:rPr>
          <w:rFonts w:cs="B Nazanin"/>
          <w:sz w:val="20"/>
          <w:szCs w:val="20"/>
          <w:rtl/>
        </w:rPr>
        <w:t xml:space="preserve"> </w:t>
      </w:r>
      <w:r w:rsidRPr="00D03E35">
        <w:rPr>
          <w:rFonts w:cs="B Nazanin" w:hint="cs"/>
          <w:sz w:val="20"/>
          <w:szCs w:val="20"/>
          <w:rtl/>
        </w:rPr>
        <w:t>کنفرانس</w:t>
      </w:r>
      <w:r w:rsidRPr="00D03E35">
        <w:rPr>
          <w:rFonts w:cs="B Nazanin"/>
          <w:sz w:val="20"/>
          <w:szCs w:val="20"/>
          <w:rtl/>
        </w:rPr>
        <w:t xml:space="preserve"> </w:t>
      </w:r>
      <w:r w:rsidRPr="00D03E35">
        <w:rPr>
          <w:rFonts w:cs="B Nazanin" w:hint="cs"/>
          <w:sz w:val="20"/>
          <w:szCs w:val="20"/>
          <w:rtl/>
        </w:rPr>
        <w:t>سالانه</w:t>
      </w:r>
      <w:r w:rsidRPr="00D03E35">
        <w:rPr>
          <w:rFonts w:cs="B Nazanin"/>
          <w:sz w:val="20"/>
          <w:szCs w:val="20"/>
          <w:rtl/>
        </w:rPr>
        <w:t xml:space="preserve"> </w:t>
      </w:r>
      <w:r w:rsidRPr="00D03E35">
        <w:rPr>
          <w:rFonts w:cs="B Nazanin" w:hint="cs"/>
          <w:sz w:val="20"/>
          <w:szCs w:val="20"/>
          <w:rtl/>
        </w:rPr>
        <w:t>دانشجویی</w:t>
      </w:r>
      <w:r w:rsidRPr="00D03E35">
        <w:rPr>
          <w:rFonts w:cs="B Nazanin"/>
          <w:sz w:val="20"/>
          <w:szCs w:val="20"/>
          <w:rtl/>
        </w:rPr>
        <w:t xml:space="preserve"> </w:t>
      </w:r>
      <w:r w:rsidRPr="00D03E35">
        <w:rPr>
          <w:rFonts w:cs="B Nazanin" w:hint="cs"/>
          <w:sz w:val="20"/>
          <w:szCs w:val="20"/>
          <w:rtl/>
        </w:rPr>
        <w:t>مهندسی</w:t>
      </w:r>
      <w:r w:rsidRPr="00D03E35">
        <w:rPr>
          <w:rFonts w:cs="B Nazanin"/>
          <w:sz w:val="20"/>
          <w:szCs w:val="20"/>
          <w:rtl/>
        </w:rPr>
        <w:t xml:space="preserve"> </w:t>
      </w:r>
      <w:r w:rsidRPr="00D03E35">
        <w:rPr>
          <w:rFonts w:cs="B Nazanin" w:hint="cs"/>
          <w:sz w:val="20"/>
          <w:szCs w:val="20"/>
          <w:rtl/>
        </w:rPr>
        <w:t>مکانیک</w:t>
      </w:r>
      <w:r>
        <w:rPr>
          <w:rFonts w:cs="B Nazanin" w:hint="cs"/>
          <w:sz w:val="20"/>
          <w:szCs w:val="20"/>
          <w:rtl/>
        </w:rPr>
        <w:t>.</w:t>
      </w:r>
    </w:p>
    <w:p w:rsidR="004A55FD" w:rsidRDefault="004A55FD" w:rsidP="00A71D88">
      <w:pPr>
        <w:spacing w:after="60"/>
        <w:ind w:left="278" w:hanging="284"/>
        <w:rPr>
          <w:sz w:val="18"/>
          <w:szCs w:val="18"/>
        </w:rPr>
      </w:pPr>
      <w:r w:rsidRPr="00BA3701">
        <w:rPr>
          <w:sz w:val="18"/>
          <w:szCs w:val="18"/>
        </w:rPr>
        <w:t>[</w:t>
      </w:r>
      <w:r w:rsidR="003E31D4">
        <w:rPr>
          <w:sz w:val="18"/>
          <w:szCs w:val="18"/>
        </w:rPr>
        <w:t>4</w:t>
      </w:r>
      <w:r w:rsidRPr="00BA3701">
        <w:rPr>
          <w:sz w:val="18"/>
          <w:szCs w:val="18"/>
        </w:rPr>
        <w:t>]</w:t>
      </w:r>
      <w:r>
        <w:rPr>
          <w:sz w:val="18"/>
          <w:szCs w:val="18"/>
        </w:rPr>
        <w:t xml:space="preserve"> M. Hwang, T. </w:t>
      </w:r>
      <w:proofErr w:type="spellStart"/>
      <w:r>
        <w:rPr>
          <w:sz w:val="18"/>
          <w:szCs w:val="18"/>
        </w:rPr>
        <w:t>Chiou</w:t>
      </w:r>
      <w:proofErr w:type="spellEnd"/>
      <w:r>
        <w:rPr>
          <w:sz w:val="18"/>
          <w:szCs w:val="18"/>
        </w:rPr>
        <w:t xml:space="preserve"> (1995) A Drag-Link of Mechanical Presses for Precision Drawing, Int. J. </w:t>
      </w:r>
      <w:r w:rsidRPr="00583C05">
        <w:rPr>
          <w:sz w:val="18"/>
          <w:szCs w:val="18"/>
        </w:rPr>
        <w:t xml:space="preserve">Mach. Tools </w:t>
      </w:r>
      <w:proofErr w:type="spellStart"/>
      <w:r w:rsidRPr="00583C05">
        <w:rPr>
          <w:sz w:val="18"/>
          <w:szCs w:val="18"/>
        </w:rPr>
        <w:t>Manufact</w:t>
      </w:r>
      <w:proofErr w:type="spellEnd"/>
      <w:r>
        <w:rPr>
          <w:sz w:val="18"/>
          <w:szCs w:val="18"/>
        </w:rPr>
        <w:t>, Vol. 35, No. 10, pp. 1425-1433</w:t>
      </w:r>
      <w:r>
        <w:rPr>
          <w:rFonts w:hint="cs"/>
          <w:sz w:val="18"/>
          <w:szCs w:val="18"/>
          <w:rtl/>
        </w:rPr>
        <w:t>.</w:t>
      </w:r>
    </w:p>
    <w:p w:rsidR="004A55FD" w:rsidRDefault="004A55FD" w:rsidP="00A71D88">
      <w:pPr>
        <w:spacing w:after="60"/>
        <w:ind w:left="278" w:hanging="284"/>
        <w:rPr>
          <w:sz w:val="18"/>
          <w:szCs w:val="18"/>
        </w:rPr>
      </w:pPr>
      <w:r w:rsidRPr="00BA3701">
        <w:rPr>
          <w:sz w:val="18"/>
          <w:szCs w:val="18"/>
        </w:rPr>
        <w:t>[</w:t>
      </w:r>
      <w:r w:rsidR="003E31D4">
        <w:rPr>
          <w:sz w:val="18"/>
          <w:szCs w:val="18"/>
        </w:rPr>
        <w:t>5</w:t>
      </w:r>
      <w:r w:rsidRPr="00BA3701">
        <w:rPr>
          <w:sz w:val="18"/>
          <w:szCs w:val="18"/>
        </w:rPr>
        <w:t xml:space="preserve">] R. C. Soong, (2010), </w:t>
      </w:r>
      <w:proofErr w:type="gramStart"/>
      <w:r w:rsidRPr="00BA3701">
        <w:rPr>
          <w:color w:val="000000"/>
          <w:sz w:val="18"/>
          <w:szCs w:val="18"/>
        </w:rPr>
        <w:t>A</w:t>
      </w:r>
      <w:proofErr w:type="gramEnd"/>
      <w:r w:rsidRPr="00BA3701">
        <w:rPr>
          <w:color w:val="000000"/>
          <w:sz w:val="18"/>
          <w:szCs w:val="18"/>
        </w:rPr>
        <w:t xml:space="preserve"> new design method fo</w:t>
      </w:r>
      <w:r>
        <w:rPr>
          <w:color w:val="000000"/>
          <w:sz w:val="18"/>
          <w:szCs w:val="18"/>
        </w:rPr>
        <w:t xml:space="preserve">r single DOF mechanical presses </w:t>
      </w:r>
      <w:r w:rsidRPr="00BA3701">
        <w:rPr>
          <w:color w:val="000000"/>
          <w:sz w:val="18"/>
          <w:szCs w:val="18"/>
        </w:rPr>
        <w:t>with variable speeds and length-adjustable driving links</w:t>
      </w:r>
      <w:r>
        <w:rPr>
          <w:color w:val="000000"/>
          <w:sz w:val="18"/>
          <w:szCs w:val="18"/>
        </w:rPr>
        <w:t>, Mech. and Mach. Theory 45, 496-510</w:t>
      </w:r>
      <w:r>
        <w:rPr>
          <w:rFonts w:hint="cs"/>
          <w:color w:val="000000"/>
          <w:sz w:val="18"/>
          <w:szCs w:val="18"/>
          <w:rtl/>
        </w:rPr>
        <w:t>.</w:t>
      </w:r>
    </w:p>
    <w:p w:rsidR="004A55FD" w:rsidRPr="00D03E35" w:rsidRDefault="004A55FD" w:rsidP="00A71D88">
      <w:pPr>
        <w:bidi/>
        <w:spacing w:after="60"/>
        <w:ind w:left="278" w:hanging="284"/>
        <w:rPr>
          <w:rFonts w:cs="B Nazanin"/>
          <w:sz w:val="20"/>
          <w:szCs w:val="20"/>
        </w:rPr>
      </w:pPr>
      <w:r>
        <w:rPr>
          <w:rFonts w:cs="B Nazanin" w:hint="cs"/>
          <w:sz w:val="20"/>
          <w:szCs w:val="20"/>
          <w:rtl/>
        </w:rPr>
        <w:t>[</w:t>
      </w:r>
      <w:r w:rsidR="003E31D4">
        <w:rPr>
          <w:rFonts w:cs="B Nazanin"/>
          <w:sz w:val="20"/>
          <w:szCs w:val="20"/>
        </w:rPr>
        <w:t>6</w:t>
      </w:r>
      <w:r>
        <w:rPr>
          <w:rFonts w:cs="B Nazanin" w:hint="cs"/>
          <w:sz w:val="20"/>
          <w:szCs w:val="20"/>
          <w:rtl/>
        </w:rPr>
        <w:t xml:space="preserve">] </w:t>
      </w:r>
      <w:r w:rsidRPr="00D03E35">
        <w:rPr>
          <w:rFonts w:cs="B Nazanin" w:hint="cs"/>
          <w:sz w:val="20"/>
          <w:szCs w:val="20"/>
          <w:rtl/>
        </w:rPr>
        <w:t>ح</w:t>
      </w:r>
      <w:r w:rsidRPr="00D03E35">
        <w:rPr>
          <w:rFonts w:cs="B Nazanin"/>
          <w:sz w:val="20"/>
          <w:szCs w:val="20"/>
          <w:rtl/>
        </w:rPr>
        <w:t xml:space="preserve">. </w:t>
      </w:r>
      <w:r w:rsidRPr="00D03E35">
        <w:rPr>
          <w:rFonts w:cs="B Nazanin" w:hint="cs"/>
          <w:sz w:val="20"/>
          <w:szCs w:val="20"/>
          <w:rtl/>
        </w:rPr>
        <w:t>ظهور،</w:t>
      </w:r>
      <w:r>
        <w:rPr>
          <w:rFonts w:cs="B Nazanin" w:hint="cs"/>
          <w:sz w:val="20"/>
          <w:szCs w:val="20"/>
          <w:rtl/>
        </w:rPr>
        <w:t xml:space="preserve"> </w:t>
      </w:r>
      <w:r w:rsidRPr="00D03E35">
        <w:rPr>
          <w:rFonts w:cs="B Nazanin" w:hint="cs"/>
          <w:sz w:val="20"/>
          <w:szCs w:val="20"/>
          <w:rtl/>
        </w:rPr>
        <w:t>ع</w:t>
      </w:r>
      <w:r w:rsidRPr="00D03E35">
        <w:rPr>
          <w:rFonts w:cs="B Nazanin"/>
          <w:sz w:val="20"/>
          <w:szCs w:val="20"/>
          <w:rtl/>
        </w:rPr>
        <w:t xml:space="preserve">. </w:t>
      </w:r>
      <w:r w:rsidRPr="00D03E35">
        <w:rPr>
          <w:rFonts w:cs="B Nazanin" w:hint="cs"/>
          <w:sz w:val="20"/>
          <w:szCs w:val="20"/>
          <w:rtl/>
        </w:rPr>
        <w:t>درگی</w:t>
      </w:r>
      <w:r w:rsidRPr="00D03E35">
        <w:rPr>
          <w:rFonts w:cs="B Nazanin"/>
          <w:sz w:val="20"/>
          <w:szCs w:val="20"/>
          <w:rtl/>
        </w:rPr>
        <w:t xml:space="preserve"> (1386) </w:t>
      </w:r>
      <w:r w:rsidRPr="00D03E35">
        <w:rPr>
          <w:rFonts w:cs="B Nazanin" w:hint="cs"/>
          <w:sz w:val="20"/>
          <w:szCs w:val="20"/>
          <w:rtl/>
        </w:rPr>
        <w:t>بهینه‌سازی</w:t>
      </w:r>
      <w:r w:rsidRPr="00D03E35">
        <w:rPr>
          <w:rFonts w:cs="B Nazanin"/>
          <w:sz w:val="20"/>
          <w:szCs w:val="20"/>
          <w:rtl/>
        </w:rPr>
        <w:t xml:space="preserve"> </w:t>
      </w:r>
      <w:r w:rsidRPr="00D03E35">
        <w:rPr>
          <w:rFonts w:cs="B Nazanin" w:hint="cs"/>
          <w:sz w:val="20"/>
          <w:szCs w:val="20"/>
          <w:rtl/>
        </w:rPr>
        <w:t>سینماتیکی</w:t>
      </w:r>
      <w:r w:rsidRPr="00D03E35">
        <w:rPr>
          <w:rFonts w:cs="B Nazanin"/>
          <w:sz w:val="20"/>
          <w:szCs w:val="20"/>
          <w:rtl/>
        </w:rPr>
        <w:t xml:space="preserve"> </w:t>
      </w:r>
      <w:r w:rsidRPr="00D03E35">
        <w:rPr>
          <w:rFonts w:cs="B Nazanin" w:hint="cs"/>
          <w:sz w:val="20"/>
          <w:szCs w:val="20"/>
          <w:rtl/>
        </w:rPr>
        <w:t>مکانیزم</w:t>
      </w:r>
      <w:r w:rsidRPr="00D03E35">
        <w:rPr>
          <w:rFonts w:cs="B Nazanin"/>
          <w:sz w:val="20"/>
          <w:szCs w:val="20"/>
          <w:rtl/>
        </w:rPr>
        <w:t xml:space="preserve"> 8 </w:t>
      </w:r>
      <w:r w:rsidRPr="00D03E35">
        <w:rPr>
          <w:rFonts w:cs="B Nazanin" w:hint="cs"/>
          <w:sz w:val="20"/>
          <w:szCs w:val="20"/>
          <w:rtl/>
        </w:rPr>
        <w:t>میله‌ایی</w:t>
      </w:r>
      <w:r w:rsidRPr="00D03E35">
        <w:rPr>
          <w:rFonts w:cs="B Nazanin"/>
          <w:sz w:val="20"/>
          <w:szCs w:val="20"/>
          <w:rtl/>
        </w:rPr>
        <w:t xml:space="preserve"> </w:t>
      </w:r>
      <w:r w:rsidRPr="00D03E35">
        <w:rPr>
          <w:rFonts w:cs="B Nazanin" w:hint="cs"/>
          <w:sz w:val="20"/>
          <w:szCs w:val="20"/>
          <w:rtl/>
        </w:rPr>
        <w:t>پرس‌های</w:t>
      </w:r>
      <w:r w:rsidRPr="00D03E35">
        <w:rPr>
          <w:rFonts w:cs="B Nazanin"/>
          <w:sz w:val="20"/>
          <w:szCs w:val="20"/>
          <w:rtl/>
        </w:rPr>
        <w:t xml:space="preserve"> </w:t>
      </w:r>
      <w:r w:rsidRPr="00D03E35">
        <w:rPr>
          <w:rFonts w:cs="B Nazanin" w:hint="cs"/>
          <w:sz w:val="20"/>
          <w:szCs w:val="20"/>
          <w:rtl/>
        </w:rPr>
        <w:t>مکانیکی</w:t>
      </w:r>
      <w:r w:rsidRPr="00D03E35">
        <w:rPr>
          <w:rFonts w:cs="B Nazanin"/>
          <w:sz w:val="20"/>
          <w:szCs w:val="20"/>
          <w:rtl/>
        </w:rPr>
        <w:t xml:space="preserve"> </w:t>
      </w:r>
      <w:r w:rsidRPr="00D03E35">
        <w:rPr>
          <w:rFonts w:cs="B Nazanin" w:hint="cs"/>
          <w:sz w:val="20"/>
          <w:szCs w:val="20"/>
          <w:rtl/>
        </w:rPr>
        <w:t>فرم‌دهی</w:t>
      </w:r>
      <w:r w:rsidRPr="00D03E35">
        <w:rPr>
          <w:rFonts w:cs="B Nazanin"/>
          <w:sz w:val="20"/>
          <w:szCs w:val="20"/>
          <w:rtl/>
        </w:rPr>
        <w:t xml:space="preserve"> </w:t>
      </w:r>
      <w:r w:rsidRPr="00D03E35">
        <w:rPr>
          <w:rFonts w:cs="B Nazanin" w:hint="cs"/>
          <w:sz w:val="20"/>
          <w:szCs w:val="20"/>
          <w:rtl/>
        </w:rPr>
        <w:t>ورق</w:t>
      </w:r>
      <w:r w:rsidRPr="00D03E35">
        <w:rPr>
          <w:rFonts w:cs="B Nazanin"/>
          <w:sz w:val="20"/>
          <w:szCs w:val="20"/>
          <w:rtl/>
        </w:rPr>
        <w:t xml:space="preserve"> </w:t>
      </w:r>
      <w:r w:rsidRPr="00D03E35">
        <w:rPr>
          <w:rFonts w:cs="B Nazanin" w:hint="cs"/>
          <w:sz w:val="20"/>
          <w:szCs w:val="20"/>
          <w:rtl/>
        </w:rPr>
        <w:t>با</w:t>
      </w:r>
      <w:r w:rsidRPr="00D03E35">
        <w:rPr>
          <w:rFonts w:cs="B Nazanin"/>
          <w:sz w:val="20"/>
          <w:szCs w:val="20"/>
          <w:rtl/>
        </w:rPr>
        <w:t xml:space="preserve"> </w:t>
      </w:r>
      <w:r w:rsidRPr="00D03E35">
        <w:rPr>
          <w:rFonts w:cs="B Nazanin" w:hint="cs"/>
          <w:sz w:val="20"/>
          <w:szCs w:val="20"/>
          <w:rtl/>
        </w:rPr>
        <w:t>استفاده</w:t>
      </w:r>
      <w:r w:rsidRPr="00D03E35">
        <w:rPr>
          <w:rFonts w:cs="B Nazanin"/>
          <w:sz w:val="20"/>
          <w:szCs w:val="20"/>
          <w:rtl/>
        </w:rPr>
        <w:t xml:space="preserve"> </w:t>
      </w:r>
      <w:r w:rsidRPr="00D03E35">
        <w:rPr>
          <w:rFonts w:cs="B Nazanin" w:hint="cs"/>
          <w:sz w:val="20"/>
          <w:szCs w:val="20"/>
          <w:rtl/>
        </w:rPr>
        <w:t>از</w:t>
      </w:r>
      <w:r w:rsidRPr="00D03E35">
        <w:rPr>
          <w:rFonts w:cs="B Nazanin"/>
          <w:sz w:val="20"/>
          <w:szCs w:val="20"/>
          <w:rtl/>
        </w:rPr>
        <w:t xml:space="preserve"> </w:t>
      </w:r>
      <w:r w:rsidRPr="00D03E35">
        <w:rPr>
          <w:rFonts w:cs="B Nazanin" w:hint="cs"/>
          <w:sz w:val="20"/>
          <w:szCs w:val="20"/>
          <w:rtl/>
        </w:rPr>
        <w:t>الگوریتم</w:t>
      </w:r>
      <w:r w:rsidRPr="00D03E35">
        <w:rPr>
          <w:rFonts w:cs="B Nazanin"/>
          <w:sz w:val="20"/>
          <w:szCs w:val="20"/>
          <w:rtl/>
        </w:rPr>
        <w:t xml:space="preserve"> </w:t>
      </w:r>
      <w:r w:rsidRPr="00D03E35">
        <w:rPr>
          <w:rFonts w:cs="B Nazanin" w:hint="cs"/>
          <w:sz w:val="20"/>
          <w:szCs w:val="20"/>
          <w:rtl/>
        </w:rPr>
        <w:t>ژنتیک</w:t>
      </w:r>
      <w:r w:rsidRPr="00D03E35">
        <w:rPr>
          <w:rFonts w:cs="B Nazanin"/>
          <w:sz w:val="20"/>
          <w:szCs w:val="20"/>
          <w:rtl/>
        </w:rPr>
        <w:t xml:space="preserve">. </w:t>
      </w:r>
      <w:r w:rsidRPr="00D03E35">
        <w:rPr>
          <w:rFonts w:cs="B Nazanin" w:hint="cs"/>
          <w:sz w:val="20"/>
          <w:szCs w:val="20"/>
          <w:rtl/>
        </w:rPr>
        <w:t>پانزدهمین</w:t>
      </w:r>
      <w:r w:rsidRPr="00D03E35">
        <w:rPr>
          <w:rFonts w:cs="B Nazanin"/>
          <w:sz w:val="20"/>
          <w:szCs w:val="20"/>
          <w:rtl/>
        </w:rPr>
        <w:t xml:space="preserve"> </w:t>
      </w:r>
      <w:r w:rsidRPr="00D03E35">
        <w:rPr>
          <w:rFonts w:cs="B Nazanin" w:hint="cs"/>
          <w:sz w:val="20"/>
          <w:szCs w:val="20"/>
          <w:rtl/>
        </w:rPr>
        <w:t>کنفرانس</w:t>
      </w:r>
      <w:r w:rsidRPr="00D03E35">
        <w:rPr>
          <w:rFonts w:cs="B Nazanin"/>
          <w:sz w:val="20"/>
          <w:szCs w:val="20"/>
          <w:rtl/>
        </w:rPr>
        <w:t xml:space="preserve"> </w:t>
      </w:r>
      <w:r w:rsidRPr="00D03E35">
        <w:rPr>
          <w:rFonts w:cs="B Nazanin" w:hint="cs"/>
          <w:sz w:val="20"/>
          <w:szCs w:val="20"/>
          <w:rtl/>
        </w:rPr>
        <w:t>سالانه</w:t>
      </w:r>
      <w:r w:rsidRPr="00D03E35">
        <w:rPr>
          <w:rFonts w:cs="B Nazanin"/>
          <w:sz w:val="20"/>
          <w:szCs w:val="20"/>
          <w:rtl/>
        </w:rPr>
        <w:t xml:space="preserve"> </w:t>
      </w:r>
      <w:r w:rsidRPr="00D03E35">
        <w:rPr>
          <w:rFonts w:cs="B Nazanin" w:hint="cs"/>
          <w:sz w:val="20"/>
          <w:szCs w:val="20"/>
          <w:rtl/>
        </w:rPr>
        <w:t>بین‌المللی</w:t>
      </w:r>
      <w:r w:rsidRPr="00D03E35">
        <w:rPr>
          <w:rFonts w:cs="B Nazanin"/>
          <w:sz w:val="20"/>
          <w:szCs w:val="20"/>
          <w:rtl/>
        </w:rPr>
        <w:t xml:space="preserve"> </w:t>
      </w:r>
      <w:r w:rsidRPr="00D03E35">
        <w:rPr>
          <w:rFonts w:cs="B Nazanin" w:hint="cs"/>
          <w:sz w:val="20"/>
          <w:szCs w:val="20"/>
          <w:rtl/>
        </w:rPr>
        <w:t>مهندسی</w:t>
      </w:r>
      <w:r w:rsidRPr="00D03E35">
        <w:rPr>
          <w:rFonts w:cs="B Nazanin"/>
          <w:sz w:val="20"/>
          <w:szCs w:val="20"/>
          <w:rtl/>
        </w:rPr>
        <w:t xml:space="preserve"> </w:t>
      </w:r>
      <w:r w:rsidRPr="00D03E35">
        <w:rPr>
          <w:rFonts w:cs="B Nazanin" w:hint="cs"/>
          <w:sz w:val="20"/>
          <w:szCs w:val="20"/>
          <w:rtl/>
        </w:rPr>
        <w:t>مکانیک</w:t>
      </w:r>
      <w:r>
        <w:rPr>
          <w:rFonts w:cs="B Nazanin" w:hint="cs"/>
          <w:sz w:val="20"/>
          <w:szCs w:val="20"/>
          <w:rtl/>
        </w:rPr>
        <w:t>.</w:t>
      </w:r>
    </w:p>
    <w:p w:rsidR="004A55FD" w:rsidRPr="00583C05" w:rsidRDefault="004A55FD" w:rsidP="00A71D88">
      <w:pPr>
        <w:spacing w:after="60"/>
        <w:ind w:left="278" w:hanging="284"/>
        <w:rPr>
          <w:sz w:val="18"/>
          <w:szCs w:val="18"/>
        </w:rPr>
      </w:pPr>
      <w:r w:rsidRPr="00583C05">
        <w:rPr>
          <w:sz w:val="18"/>
          <w:szCs w:val="18"/>
        </w:rPr>
        <w:t>[</w:t>
      </w:r>
      <w:r w:rsidR="003E31D4">
        <w:rPr>
          <w:sz w:val="18"/>
          <w:szCs w:val="18"/>
        </w:rPr>
        <w:t>7</w:t>
      </w:r>
      <w:r w:rsidRPr="00583C05">
        <w:rPr>
          <w:sz w:val="18"/>
          <w:szCs w:val="18"/>
        </w:rPr>
        <w:t xml:space="preserve">] P.L. Tso, K.C. Liang (2002) </w:t>
      </w:r>
      <w:proofErr w:type="gramStart"/>
      <w:r w:rsidRPr="00583C05">
        <w:rPr>
          <w:sz w:val="18"/>
          <w:szCs w:val="18"/>
        </w:rPr>
        <w:t>A</w:t>
      </w:r>
      <w:proofErr w:type="gramEnd"/>
      <w:r w:rsidRPr="00583C05">
        <w:rPr>
          <w:sz w:val="18"/>
          <w:szCs w:val="18"/>
        </w:rPr>
        <w:t xml:space="preserve"> nine-bar linkage for mechanical formin</w:t>
      </w:r>
      <w:r>
        <w:rPr>
          <w:sz w:val="18"/>
          <w:szCs w:val="18"/>
        </w:rPr>
        <w:t xml:space="preserve">g presses. </w:t>
      </w:r>
      <w:proofErr w:type="spellStart"/>
      <w:r>
        <w:rPr>
          <w:sz w:val="18"/>
          <w:szCs w:val="18"/>
        </w:rPr>
        <w:t>Int</w:t>
      </w:r>
      <w:proofErr w:type="spellEnd"/>
      <w:r>
        <w:rPr>
          <w:rFonts w:hint="cs"/>
          <w:sz w:val="18"/>
          <w:szCs w:val="18"/>
          <w:rtl/>
        </w:rPr>
        <w:t>.</w:t>
      </w:r>
      <w:r>
        <w:rPr>
          <w:sz w:val="18"/>
          <w:szCs w:val="18"/>
        </w:rPr>
        <w:t xml:space="preserve"> J</w:t>
      </w:r>
      <w:r>
        <w:rPr>
          <w:rFonts w:hint="cs"/>
          <w:sz w:val="18"/>
          <w:szCs w:val="18"/>
          <w:rtl/>
        </w:rPr>
        <w:t>.</w:t>
      </w:r>
      <w:r>
        <w:rPr>
          <w:sz w:val="18"/>
          <w:szCs w:val="18"/>
        </w:rPr>
        <w:t xml:space="preserve"> of Mach. </w:t>
      </w:r>
      <w:proofErr w:type="gramStart"/>
      <w:r>
        <w:rPr>
          <w:sz w:val="18"/>
          <w:szCs w:val="18"/>
        </w:rPr>
        <w:t xml:space="preserve">Tools  </w:t>
      </w:r>
      <w:proofErr w:type="spellStart"/>
      <w:r>
        <w:rPr>
          <w:sz w:val="18"/>
          <w:szCs w:val="18"/>
        </w:rPr>
        <w:t>Manufact</w:t>
      </w:r>
      <w:proofErr w:type="spellEnd"/>
      <w:proofErr w:type="gramEnd"/>
      <w:r>
        <w:rPr>
          <w:sz w:val="18"/>
          <w:szCs w:val="18"/>
        </w:rPr>
        <w:t>.</w:t>
      </w:r>
      <w:r w:rsidRPr="00583C05">
        <w:rPr>
          <w:sz w:val="18"/>
          <w:szCs w:val="18"/>
        </w:rPr>
        <w:t xml:space="preserve"> 42 (2002) 139-145</w:t>
      </w:r>
      <w:r>
        <w:rPr>
          <w:rFonts w:hint="cs"/>
          <w:sz w:val="18"/>
          <w:szCs w:val="18"/>
          <w:rtl/>
        </w:rPr>
        <w:t>.</w:t>
      </w:r>
    </w:p>
    <w:p w:rsidR="004A55FD" w:rsidRPr="00583C05" w:rsidRDefault="004A55FD" w:rsidP="00A71D88">
      <w:pPr>
        <w:spacing w:after="60"/>
        <w:ind w:left="278" w:hanging="284"/>
        <w:rPr>
          <w:sz w:val="18"/>
          <w:szCs w:val="18"/>
        </w:rPr>
      </w:pPr>
      <w:r w:rsidRPr="00583C05">
        <w:rPr>
          <w:sz w:val="18"/>
          <w:szCs w:val="18"/>
        </w:rPr>
        <w:t>[</w:t>
      </w:r>
      <w:r w:rsidR="003E31D4">
        <w:rPr>
          <w:sz w:val="18"/>
          <w:szCs w:val="18"/>
        </w:rPr>
        <w:t>8</w:t>
      </w:r>
      <w:r w:rsidRPr="00583C05">
        <w:rPr>
          <w:sz w:val="18"/>
          <w:szCs w:val="18"/>
        </w:rPr>
        <w:t xml:space="preserve">] S. </w:t>
      </w:r>
      <w:proofErr w:type="spellStart"/>
      <w:r w:rsidRPr="00583C05">
        <w:rPr>
          <w:sz w:val="18"/>
          <w:szCs w:val="18"/>
        </w:rPr>
        <w:t>Yossifon</w:t>
      </w:r>
      <w:proofErr w:type="spellEnd"/>
      <w:r w:rsidRPr="00583C05">
        <w:rPr>
          <w:sz w:val="18"/>
          <w:szCs w:val="18"/>
        </w:rPr>
        <w:t xml:space="preserve">, R. </w:t>
      </w:r>
      <w:proofErr w:type="spellStart"/>
      <w:r w:rsidRPr="00583C05">
        <w:rPr>
          <w:sz w:val="18"/>
          <w:szCs w:val="18"/>
        </w:rPr>
        <w:t>Shivpuri</w:t>
      </w:r>
      <w:proofErr w:type="spellEnd"/>
      <w:r w:rsidRPr="00583C05">
        <w:rPr>
          <w:sz w:val="18"/>
          <w:szCs w:val="18"/>
        </w:rPr>
        <w:t xml:space="preserve"> (1991) Analysis and comparison of selected rotary linkage drives </w:t>
      </w:r>
      <w:r>
        <w:rPr>
          <w:sz w:val="18"/>
          <w:szCs w:val="18"/>
        </w:rPr>
        <w:t xml:space="preserve">for Mechanical Presses. Int. J. </w:t>
      </w:r>
      <w:r w:rsidRPr="00583C05">
        <w:rPr>
          <w:sz w:val="18"/>
          <w:szCs w:val="18"/>
        </w:rPr>
        <w:t xml:space="preserve">Mach. Tools </w:t>
      </w:r>
      <w:proofErr w:type="spellStart"/>
      <w:r w:rsidRPr="00583C05">
        <w:rPr>
          <w:sz w:val="18"/>
          <w:szCs w:val="18"/>
        </w:rPr>
        <w:t>Manufact</w:t>
      </w:r>
      <w:proofErr w:type="spellEnd"/>
      <w:r w:rsidRPr="00583C05">
        <w:rPr>
          <w:sz w:val="18"/>
          <w:szCs w:val="18"/>
        </w:rPr>
        <w:t>. ©</w:t>
      </w:r>
      <w:proofErr w:type="spellStart"/>
      <w:r w:rsidRPr="00583C05">
        <w:rPr>
          <w:sz w:val="18"/>
          <w:szCs w:val="18"/>
        </w:rPr>
        <w:t>Pergamon</w:t>
      </w:r>
      <w:proofErr w:type="spellEnd"/>
      <w:r w:rsidRPr="00583C05">
        <w:rPr>
          <w:sz w:val="18"/>
          <w:szCs w:val="18"/>
        </w:rPr>
        <w:t xml:space="preserve"> Press Ltd.</w:t>
      </w:r>
    </w:p>
    <w:p w:rsidR="004A55FD" w:rsidRPr="00583C05" w:rsidRDefault="004A55FD" w:rsidP="00A71D88">
      <w:pPr>
        <w:spacing w:after="60"/>
        <w:ind w:left="278" w:hanging="284"/>
        <w:rPr>
          <w:sz w:val="18"/>
          <w:szCs w:val="18"/>
        </w:rPr>
      </w:pPr>
      <w:r>
        <w:rPr>
          <w:sz w:val="18"/>
          <w:szCs w:val="18"/>
        </w:rPr>
        <w:t>[</w:t>
      </w:r>
      <w:r w:rsidR="003E31D4">
        <w:rPr>
          <w:sz w:val="18"/>
          <w:szCs w:val="18"/>
        </w:rPr>
        <w:t>9</w:t>
      </w:r>
      <w:r>
        <w:rPr>
          <w:sz w:val="18"/>
          <w:szCs w:val="18"/>
        </w:rPr>
        <w:t>]</w:t>
      </w:r>
      <w:r w:rsidR="00E440F3">
        <w:rPr>
          <w:sz w:val="18"/>
          <w:szCs w:val="18"/>
        </w:rPr>
        <w:t xml:space="preserve"> </w:t>
      </w:r>
      <w:r w:rsidRPr="00583C05">
        <w:rPr>
          <w:sz w:val="18"/>
          <w:szCs w:val="18"/>
        </w:rPr>
        <w:t xml:space="preserve">S. </w:t>
      </w:r>
      <w:proofErr w:type="spellStart"/>
      <w:r w:rsidRPr="00583C05">
        <w:rPr>
          <w:sz w:val="18"/>
          <w:szCs w:val="18"/>
        </w:rPr>
        <w:t>Yossifon</w:t>
      </w:r>
      <w:proofErr w:type="spellEnd"/>
      <w:r w:rsidRPr="00583C05">
        <w:rPr>
          <w:sz w:val="18"/>
          <w:szCs w:val="18"/>
        </w:rPr>
        <w:t xml:space="preserve">, R. </w:t>
      </w:r>
      <w:proofErr w:type="spellStart"/>
      <w:r w:rsidRPr="00583C05">
        <w:rPr>
          <w:sz w:val="18"/>
          <w:szCs w:val="18"/>
        </w:rPr>
        <w:t>Shivpuri</w:t>
      </w:r>
      <w:proofErr w:type="spellEnd"/>
      <w:r w:rsidRPr="00583C05">
        <w:rPr>
          <w:sz w:val="18"/>
          <w:szCs w:val="18"/>
        </w:rPr>
        <w:t xml:space="preserve"> (1991)</w:t>
      </w:r>
      <w:r>
        <w:rPr>
          <w:sz w:val="18"/>
          <w:szCs w:val="18"/>
        </w:rPr>
        <w:t xml:space="preserve"> Optimization of a Double Knuckle Linkage Drive with constant mechanical advantage for Mechanical Presses, Int. J. </w:t>
      </w:r>
      <w:r w:rsidRPr="00583C05">
        <w:rPr>
          <w:sz w:val="18"/>
          <w:szCs w:val="18"/>
        </w:rPr>
        <w:t xml:space="preserve">Mach. Tools </w:t>
      </w:r>
      <w:proofErr w:type="spellStart"/>
      <w:r w:rsidRPr="00583C05">
        <w:rPr>
          <w:sz w:val="18"/>
          <w:szCs w:val="18"/>
        </w:rPr>
        <w:t>Manufact</w:t>
      </w:r>
      <w:proofErr w:type="spellEnd"/>
      <w:r w:rsidRPr="00583C05">
        <w:rPr>
          <w:sz w:val="18"/>
          <w:szCs w:val="18"/>
        </w:rPr>
        <w:t>. ©</w:t>
      </w:r>
      <w:proofErr w:type="spellStart"/>
      <w:r w:rsidRPr="00583C05">
        <w:rPr>
          <w:sz w:val="18"/>
          <w:szCs w:val="18"/>
        </w:rPr>
        <w:t>Pergamon</w:t>
      </w:r>
      <w:proofErr w:type="spellEnd"/>
      <w:r w:rsidRPr="00583C05">
        <w:rPr>
          <w:sz w:val="18"/>
          <w:szCs w:val="18"/>
        </w:rPr>
        <w:t xml:space="preserve"> Press Ltd.</w:t>
      </w:r>
    </w:p>
    <w:p w:rsidR="004A55FD" w:rsidRPr="00583C05" w:rsidRDefault="004A55FD" w:rsidP="00A71D88">
      <w:pPr>
        <w:spacing w:after="60"/>
        <w:ind w:left="278" w:hanging="284"/>
        <w:rPr>
          <w:sz w:val="18"/>
          <w:szCs w:val="18"/>
        </w:rPr>
      </w:pPr>
      <w:r w:rsidRPr="00583C05">
        <w:rPr>
          <w:sz w:val="18"/>
          <w:szCs w:val="18"/>
        </w:rPr>
        <w:t>[</w:t>
      </w:r>
      <w:r w:rsidR="003E31D4">
        <w:rPr>
          <w:sz w:val="18"/>
          <w:szCs w:val="18"/>
        </w:rPr>
        <w:t>10</w:t>
      </w:r>
      <w:r w:rsidRPr="00583C05">
        <w:rPr>
          <w:sz w:val="18"/>
          <w:szCs w:val="18"/>
        </w:rPr>
        <w:t>] C. Ham, D. C. Jang (2009) Kinematical analysis on the several linkage driv</w:t>
      </w:r>
      <w:r>
        <w:rPr>
          <w:sz w:val="18"/>
          <w:szCs w:val="18"/>
        </w:rPr>
        <w:t xml:space="preserve">es for mechanical press. J. of </w:t>
      </w:r>
      <w:proofErr w:type="spellStart"/>
      <w:r>
        <w:rPr>
          <w:sz w:val="18"/>
          <w:szCs w:val="18"/>
        </w:rPr>
        <w:t>Mech</w:t>
      </w:r>
      <w:proofErr w:type="spellEnd"/>
      <w:r w:rsidRPr="00583C05">
        <w:rPr>
          <w:sz w:val="18"/>
          <w:szCs w:val="18"/>
        </w:rPr>
        <w:t xml:space="preserve"> Science an</w:t>
      </w:r>
      <w:r>
        <w:rPr>
          <w:sz w:val="18"/>
          <w:szCs w:val="18"/>
        </w:rPr>
        <w:t>d Tech.</w:t>
      </w:r>
      <w:r w:rsidRPr="00583C05">
        <w:rPr>
          <w:sz w:val="18"/>
          <w:szCs w:val="18"/>
        </w:rPr>
        <w:t xml:space="preserve"> 23 (2009) 512-524</w:t>
      </w:r>
      <w:r>
        <w:rPr>
          <w:rFonts w:hint="cs"/>
          <w:sz w:val="18"/>
          <w:szCs w:val="18"/>
          <w:rtl/>
        </w:rPr>
        <w:t>.</w:t>
      </w:r>
    </w:p>
    <w:p w:rsidR="004A55FD" w:rsidRPr="00BA3701" w:rsidRDefault="004A55FD" w:rsidP="00A71D88">
      <w:pPr>
        <w:spacing w:after="60"/>
        <w:ind w:left="278" w:hanging="284"/>
        <w:rPr>
          <w:sz w:val="18"/>
          <w:szCs w:val="18"/>
        </w:rPr>
      </w:pPr>
      <w:r w:rsidRPr="00BA3701">
        <w:rPr>
          <w:sz w:val="18"/>
          <w:szCs w:val="18"/>
        </w:rPr>
        <w:t>[</w:t>
      </w:r>
      <w:r w:rsidR="003E31D4">
        <w:rPr>
          <w:sz w:val="18"/>
          <w:szCs w:val="18"/>
        </w:rPr>
        <w:t>11</w:t>
      </w:r>
      <w:r w:rsidRPr="00BA3701">
        <w:rPr>
          <w:sz w:val="18"/>
          <w:szCs w:val="18"/>
        </w:rPr>
        <w:t xml:space="preserve">] Z. </w:t>
      </w:r>
      <w:proofErr w:type="spellStart"/>
      <w:r w:rsidRPr="00BA3701">
        <w:rPr>
          <w:sz w:val="18"/>
          <w:szCs w:val="18"/>
        </w:rPr>
        <w:t>Chval</w:t>
      </w:r>
      <w:proofErr w:type="spellEnd"/>
      <w:r w:rsidRPr="00BA3701">
        <w:rPr>
          <w:sz w:val="18"/>
          <w:szCs w:val="18"/>
        </w:rPr>
        <w:t xml:space="preserve">, M. </w:t>
      </w:r>
      <w:proofErr w:type="spellStart"/>
      <w:r w:rsidRPr="00BA3701">
        <w:rPr>
          <w:sz w:val="18"/>
          <w:szCs w:val="18"/>
        </w:rPr>
        <w:t>Cechura</w:t>
      </w:r>
      <w:proofErr w:type="spellEnd"/>
      <w:r w:rsidRPr="00BA3701">
        <w:rPr>
          <w:sz w:val="18"/>
          <w:szCs w:val="18"/>
        </w:rPr>
        <w:t xml:space="preserve"> (2013) Optimization of Power Transmission on Mechanical Forging </w:t>
      </w:r>
      <w:r w:rsidRPr="00BA3701">
        <w:rPr>
          <w:sz w:val="18"/>
          <w:szCs w:val="18"/>
        </w:rPr>
        <w:lastRenderedPageBreak/>
        <w:t>Presses,</w:t>
      </w:r>
      <w:r w:rsidRPr="00BA3701">
        <w:rPr>
          <w:color w:val="000000"/>
          <w:sz w:val="18"/>
          <w:szCs w:val="18"/>
        </w:rPr>
        <w:t xml:space="preserve"> 24th DAAAM Int</w:t>
      </w:r>
      <w:r>
        <w:rPr>
          <w:color w:val="000000"/>
          <w:sz w:val="18"/>
          <w:szCs w:val="18"/>
        </w:rPr>
        <w:t>.</w:t>
      </w:r>
      <w:r w:rsidRPr="00BA3701">
        <w:rPr>
          <w:color w:val="000000"/>
          <w:sz w:val="18"/>
          <w:szCs w:val="18"/>
        </w:rPr>
        <w:t xml:space="preserve"> Sympos</w:t>
      </w:r>
      <w:r>
        <w:rPr>
          <w:color w:val="000000"/>
          <w:sz w:val="18"/>
          <w:szCs w:val="18"/>
        </w:rPr>
        <w:t xml:space="preserve">ium on Intelligent </w:t>
      </w:r>
      <w:proofErr w:type="spellStart"/>
      <w:r>
        <w:rPr>
          <w:color w:val="000000"/>
          <w:sz w:val="18"/>
          <w:szCs w:val="18"/>
        </w:rPr>
        <w:t>Manufact</w:t>
      </w:r>
      <w:proofErr w:type="spellEnd"/>
      <w:r>
        <w:rPr>
          <w:rFonts w:hint="cs"/>
          <w:color w:val="000000"/>
          <w:sz w:val="18"/>
          <w:szCs w:val="18"/>
          <w:rtl/>
        </w:rPr>
        <w:t>.</w:t>
      </w:r>
      <w:r w:rsidRPr="00BA3701">
        <w:rPr>
          <w:color w:val="000000"/>
          <w:sz w:val="18"/>
          <w:szCs w:val="18"/>
        </w:rPr>
        <w:t xml:space="preserve"> </w:t>
      </w:r>
      <w:proofErr w:type="gramStart"/>
      <w:r w:rsidRPr="00BA3701">
        <w:rPr>
          <w:color w:val="000000"/>
          <w:sz w:val="18"/>
          <w:szCs w:val="18"/>
        </w:rPr>
        <w:t>and</w:t>
      </w:r>
      <w:proofErr w:type="gramEnd"/>
      <w:r w:rsidRPr="00BA3701">
        <w:rPr>
          <w:color w:val="000000"/>
          <w:sz w:val="18"/>
          <w:szCs w:val="18"/>
        </w:rPr>
        <w:t xml:space="preserve"> </w:t>
      </w:r>
      <w:proofErr w:type="spellStart"/>
      <w:r w:rsidRPr="00BA3701">
        <w:rPr>
          <w:color w:val="000000"/>
          <w:sz w:val="18"/>
          <w:szCs w:val="18"/>
        </w:rPr>
        <w:t>Autom</w:t>
      </w:r>
      <w:proofErr w:type="spellEnd"/>
      <w:r>
        <w:rPr>
          <w:rFonts w:hint="cs"/>
          <w:color w:val="000000"/>
          <w:sz w:val="18"/>
          <w:szCs w:val="18"/>
          <w:rtl/>
        </w:rPr>
        <w:t>.</w:t>
      </w:r>
    </w:p>
    <w:p w:rsidR="004A55FD" w:rsidRPr="00583C05" w:rsidRDefault="004A55FD" w:rsidP="00A71D88">
      <w:pPr>
        <w:spacing w:after="60"/>
        <w:ind w:left="278" w:hanging="284"/>
        <w:rPr>
          <w:sz w:val="18"/>
          <w:szCs w:val="18"/>
        </w:rPr>
      </w:pPr>
      <w:r w:rsidRPr="00583C05">
        <w:rPr>
          <w:sz w:val="18"/>
          <w:szCs w:val="18"/>
        </w:rPr>
        <w:t>[</w:t>
      </w:r>
      <w:r w:rsidR="003E31D4">
        <w:rPr>
          <w:sz w:val="18"/>
          <w:szCs w:val="18"/>
        </w:rPr>
        <w:t>12</w:t>
      </w:r>
      <w:r w:rsidRPr="00583C05">
        <w:rPr>
          <w:sz w:val="18"/>
          <w:szCs w:val="18"/>
        </w:rPr>
        <w:t>]</w:t>
      </w:r>
      <w:r>
        <w:rPr>
          <w:sz w:val="18"/>
          <w:szCs w:val="18"/>
        </w:rPr>
        <w:t xml:space="preserve"> JIS, (1977) Test Code for Performance and Accuracy of Mechanical Presses, Japanese Industrial Standard</w:t>
      </w:r>
      <w:r>
        <w:rPr>
          <w:rFonts w:hint="cs"/>
          <w:sz w:val="18"/>
          <w:szCs w:val="18"/>
          <w:rtl/>
        </w:rPr>
        <w:t>.</w:t>
      </w:r>
    </w:p>
    <w:p w:rsidR="004A55FD" w:rsidRPr="00D03E35" w:rsidRDefault="004A55FD" w:rsidP="00A71D88">
      <w:pPr>
        <w:bidi/>
        <w:spacing w:after="60"/>
        <w:ind w:left="278" w:hanging="283"/>
        <w:rPr>
          <w:rFonts w:cs="B Nazanin"/>
          <w:sz w:val="20"/>
          <w:szCs w:val="20"/>
        </w:rPr>
      </w:pPr>
      <w:r>
        <w:rPr>
          <w:rFonts w:cs="B Nazanin" w:hint="cs"/>
          <w:sz w:val="20"/>
          <w:szCs w:val="20"/>
          <w:rtl/>
        </w:rPr>
        <w:t>[</w:t>
      </w:r>
      <w:r w:rsidR="003E31D4">
        <w:rPr>
          <w:rFonts w:cs="B Nazanin"/>
          <w:sz w:val="20"/>
          <w:szCs w:val="20"/>
        </w:rPr>
        <w:t>13</w:t>
      </w:r>
      <w:r>
        <w:rPr>
          <w:rFonts w:cs="B Nazanin" w:hint="cs"/>
          <w:sz w:val="20"/>
          <w:szCs w:val="20"/>
          <w:rtl/>
        </w:rPr>
        <w:t xml:space="preserve">] </w:t>
      </w:r>
      <w:r w:rsidRPr="00D03E35">
        <w:rPr>
          <w:rFonts w:cs="B Nazanin" w:hint="cs"/>
          <w:sz w:val="20"/>
          <w:szCs w:val="20"/>
          <w:rtl/>
        </w:rPr>
        <w:t>مهیار</w:t>
      </w:r>
      <w:r w:rsidRPr="00D03E35">
        <w:rPr>
          <w:rFonts w:cs="B Nazanin"/>
          <w:sz w:val="20"/>
          <w:szCs w:val="20"/>
          <w:rtl/>
        </w:rPr>
        <w:t xml:space="preserve"> </w:t>
      </w:r>
      <w:r w:rsidRPr="00D03E35">
        <w:rPr>
          <w:rFonts w:cs="B Nazanin" w:hint="cs"/>
          <w:sz w:val="20"/>
          <w:szCs w:val="20"/>
          <w:rtl/>
        </w:rPr>
        <w:t>فضل‌یاب</w:t>
      </w:r>
      <w:r>
        <w:rPr>
          <w:rFonts w:cs="B Nazanin" w:hint="cs"/>
          <w:sz w:val="20"/>
          <w:szCs w:val="20"/>
          <w:rtl/>
        </w:rPr>
        <w:t>،</w:t>
      </w:r>
      <w:r w:rsidRPr="00D03E35">
        <w:rPr>
          <w:rFonts w:cs="B Nazanin"/>
          <w:sz w:val="20"/>
          <w:szCs w:val="20"/>
          <w:rtl/>
        </w:rPr>
        <w:t xml:space="preserve"> </w:t>
      </w:r>
      <w:r w:rsidRPr="00D03E35">
        <w:rPr>
          <w:rFonts w:cs="B Nazanin" w:hint="cs"/>
          <w:sz w:val="20"/>
          <w:szCs w:val="20"/>
          <w:rtl/>
        </w:rPr>
        <w:t>محمدعلی</w:t>
      </w:r>
      <w:r w:rsidRPr="00D03E35">
        <w:rPr>
          <w:rFonts w:cs="B Nazanin"/>
          <w:sz w:val="20"/>
          <w:szCs w:val="20"/>
          <w:rtl/>
        </w:rPr>
        <w:t xml:space="preserve"> </w:t>
      </w:r>
      <w:r w:rsidRPr="00D03E35">
        <w:rPr>
          <w:rFonts w:cs="B Nazanin" w:hint="cs"/>
          <w:sz w:val="20"/>
          <w:szCs w:val="20"/>
          <w:rtl/>
        </w:rPr>
        <w:t>حسینی</w:t>
      </w:r>
      <w:r w:rsidRPr="00D03E35">
        <w:rPr>
          <w:rFonts w:cs="B Nazanin"/>
          <w:sz w:val="20"/>
          <w:szCs w:val="20"/>
          <w:rtl/>
        </w:rPr>
        <w:t xml:space="preserve"> </w:t>
      </w:r>
      <w:r w:rsidRPr="00D03E35">
        <w:rPr>
          <w:rFonts w:cs="B Nazanin" w:hint="cs"/>
          <w:sz w:val="20"/>
          <w:szCs w:val="20"/>
          <w:rtl/>
        </w:rPr>
        <w:t>تاش</w:t>
      </w:r>
      <w:r>
        <w:rPr>
          <w:rFonts w:cs="B Nazanin" w:hint="cs"/>
          <w:sz w:val="20"/>
          <w:szCs w:val="20"/>
          <w:rtl/>
        </w:rPr>
        <w:t xml:space="preserve"> (1388)</w:t>
      </w:r>
      <w:r w:rsidRPr="00D03E35">
        <w:rPr>
          <w:rFonts w:cs="B Nazanin"/>
          <w:sz w:val="20"/>
          <w:szCs w:val="20"/>
          <w:rtl/>
        </w:rPr>
        <w:t xml:space="preserve"> </w:t>
      </w:r>
      <w:r w:rsidRPr="00D03E35">
        <w:rPr>
          <w:rFonts w:cs="B Nazanin" w:hint="cs"/>
          <w:sz w:val="20"/>
          <w:szCs w:val="20"/>
          <w:rtl/>
        </w:rPr>
        <w:t>طراحی</w:t>
      </w:r>
      <w:r w:rsidRPr="00D03E35">
        <w:rPr>
          <w:rFonts w:cs="B Nazanin"/>
          <w:sz w:val="20"/>
          <w:szCs w:val="20"/>
          <w:rtl/>
        </w:rPr>
        <w:t xml:space="preserve"> </w:t>
      </w:r>
      <w:r w:rsidRPr="00D03E35">
        <w:rPr>
          <w:rFonts w:cs="B Nazanin" w:hint="cs"/>
          <w:sz w:val="20"/>
          <w:szCs w:val="20"/>
          <w:rtl/>
        </w:rPr>
        <w:t>نرم‌افزار</w:t>
      </w:r>
      <w:r w:rsidRPr="00D03E35">
        <w:rPr>
          <w:rFonts w:cs="B Nazanin"/>
          <w:sz w:val="20"/>
          <w:szCs w:val="20"/>
          <w:rtl/>
        </w:rPr>
        <w:t xml:space="preserve"> </w:t>
      </w:r>
      <w:r w:rsidRPr="00D03E35">
        <w:rPr>
          <w:rFonts w:cs="B Nazanin" w:hint="cs"/>
          <w:sz w:val="20"/>
          <w:szCs w:val="20"/>
          <w:rtl/>
        </w:rPr>
        <w:t>تحلیل</w:t>
      </w:r>
      <w:r w:rsidRPr="00D03E35">
        <w:rPr>
          <w:rFonts w:cs="B Nazanin"/>
          <w:sz w:val="20"/>
          <w:szCs w:val="20"/>
          <w:rtl/>
        </w:rPr>
        <w:t xml:space="preserve"> </w:t>
      </w:r>
      <w:r w:rsidRPr="00D03E35">
        <w:rPr>
          <w:rFonts w:cs="B Nazanin" w:hint="cs"/>
          <w:sz w:val="20"/>
          <w:szCs w:val="20"/>
          <w:rtl/>
        </w:rPr>
        <w:t>سینماتیک،</w:t>
      </w:r>
      <w:r w:rsidRPr="00D03E35">
        <w:rPr>
          <w:rFonts w:cs="B Nazanin"/>
          <w:sz w:val="20"/>
          <w:szCs w:val="20"/>
          <w:rtl/>
        </w:rPr>
        <w:t xml:space="preserve"> </w:t>
      </w:r>
      <w:r w:rsidRPr="00D03E35">
        <w:rPr>
          <w:rFonts w:cs="B Nazanin" w:hint="cs"/>
          <w:sz w:val="20"/>
          <w:szCs w:val="20"/>
          <w:rtl/>
        </w:rPr>
        <w:t>دینامیک،</w:t>
      </w:r>
      <w:r w:rsidRPr="00D03E35">
        <w:rPr>
          <w:rFonts w:cs="B Nazanin"/>
          <w:sz w:val="20"/>
          <w:szCs w:val="20"/>
          <w:rtl/>
        </w:rPr>
        <w:t xml:space="preserve"> </w:t>
      </w:r>
      <w:r w:rsidRPr="00D03E35">
        <w:rPr>
          <w:rFonts w:cs="B Nazanin" w:hint="cs"/>
          <w:sz w:val="20"/>
          <w:szCs w:val="20"/>
          <w:rtl/>
        </w:rPr>
        <w:t>کالیبراسیون</w:t>
      </w:r>
      <w:r w:rsidRPr="00D03E35">
        <w:rPr>
          <w:rFonts w:cs="B Nazanin"/>
          <w:sz w:val="20"/>
          <w:szCs w:val="20"/>
          <w:rtl/>
        </w:rPr>
        <w:t xml:space="preserve"> </w:t>
      </w:r>
      <w:r w:rsidRPr="00D03E35">
        <w:rPr>
          <w:rFonts w:cs="B Nazanin" w:hint="cs"/>
          <w:sz w:val="20"/>
          <w:szCs w:val="20"/>
          <w:rtl/>
        </w:rPr>
        <w:t>و</w:t>
      </w:r>
      <w:r w:rsidRPr="00D03E35">
        <w:rPr>
          <w:rFonts w:cs="B Nazanin"/>
          <w:sz w:val="20"/>
          <w:szCs w:val="20"/>
          <w:rtl/>
        </w:rPr>
        <w:t xml:space="preserve"> </w:t>
      </w:r>
      <w:r w:rsidRPr="00D03E35">
        <w:rPr>
          <w:rFonts w:cs="B Nazanin" w:hint="cs"/>
          <w:sz w:val="20"/>
          <w:szCs w:val="20"/>
          <w:rtl/>
        </w:rPr>
        <w:t>تحلیل</w:t>
      </w:r>
      <w:r w:rsidRPr="00D03E35">
        <w:rPr>
          <w:rFonts w:cs="B Nazanin"/>
          <w:sz w:val="20"/>
          <w:szCs w:val="20"/>
          <w:rtl/>
        </w:rPr>
        <w:t xml:space="preserve"> </w:t>
      </w:r>
      <w:r w:rsidRPr="00D03E35">
        <w:rPr>
          <w:rFonts w:cs="B Nazanin" w:hint="cs"/>
          <w:sz w:val="20"/>
          <w:szCs w:val="20"/>
          <w:rtl/>
        </w:rPr>
        <w:t>خرابی</w:t>
      </w:r>
      <w:r w:rsidRPr="00D03E35">
        <w:rPr>
          <w:rFonts w:cs="B Nazanin"/>
          <w:sz w:val="20"/>
          <w:szCs w:val="20"/>
          <w:rtl/>
        </w:rPr>
        <w:t xml:space="preserve"> </w:t>
      </w:r>
      <w:r w:rsidRPr="00D03E35">
        <w:rPr>
          <w:rFonts w:cs="B Nazanin" w:hint="cs"/>
          <w:sz w:val="20"/>
          <w:szCs w:val="20"/>
          <w:rtl/>
        </w:rPr>
        <w:t>در</w:t>
      </w:r>
      <w:r w:rsidRPr="00D03E35">
        <w:rPr>
          <w:rFonts w:cs="B Nazanin"/>
          <w:sz w:val="20"/>
          <w:szCs w:val="20"/>
          <w:rtl/>
        </w:rPr>
        <w:t xml:space="preserve"> </w:t>
      </w:r>
      <w:r w:rsidRPr="00D03E35">
        <w:rPr>
          <w:rFonts w:cs="B Nazanin" w:hint="cs"/>
          <w:sz w:val="20"/>
          <w:szCs w:val="20"/>
          <w:rtl/>
        </w:rPr>
        <w:t>پرس</w:t>
      </w:r>
      <w:r w:rsidRPr="00D03E35">
        <w:rPr>
          <w:rFonts w:cs="B Nazanin"/>
          <w:sz w:val="20"/>
          <w:szCs w:val="20"/>
          <w:rtl/>
        </w:rPr>
        <w:t xml:space="preserve"> 2000 </w:t>
      </w:r>
      <w:r w:rsidRPr="00D03E35">
        <w:rPr>
          <w:rFonts w:cs="B Nazanin" w:hint="cs"/>
          <w:sz w:val="20"/>
          <w:szCs w:val="20"/>
          <w:rtl/>
        </w:rPr>
        <w:t>تن،</w:t>
      </w:r>
      <w:r w:rsidRPr="00D03E35">
        <w:rPr>
          <w:rFonts w:cs="B Nazanin"/>
          <w:sz w:val="20"/>
          <w:szCs w:val="20"/>
          <w:rtl/>
        </w:rPr>
        <w:t xml:space="preserve"> </w:t>
      </w:r>
      <w:r w:rsidRPr="00D03E35">
        <w:rPr>
          <w:rFonts w:cs="B Nazanin" w:hint="cs"/>
          <w:sz w:val="20"/>
          <w:szCs w:val="20"/>
          <w:rtl/>
        </w:rPr>
        <w:t>دانشگاه</w:t>
      </w:r>
      <w:r w:rsidRPr="00D03E35">
        <w:rPr>
          <w:rFonts w:cs="B Nazanin"/>
          <w:sz w:val="20"/>
          <w:szCs w:val="20"/>
          <w:rtl/>
        </w:rPr>
        <w:t xml:space="preserve"> </w:t>
      </w:r>
      <w:r w:rsidRPr="00D03E35">
        <w:rPr>
          <w:rFonts w:cs="B Nazanin" w:hint="cs"/>
          <w:sz w:val="20"/>
          <w:szCs w:val="20"/>
          <w:rtl/>
        </w:rPr>
        <w:t>صنعتی</w:t>
      </w:r>
      <w:r w:rsidRPr="00D03E35">
        <w:rPr>
          <w:rFonts w:cs="B Nazanin"/>
          <w:sz w:val="20"/>
          <w:szCs w:val="20"/>
          <w:rtl/>
        </w:rPr>
        <w:t xml:space="preserve"> </w:t>
      </w:r>
      <w:r w:rsidRPr="00D03E35">
        <w:rPr>
          <w:rFonts w:cs="B Nazanin" w:hint="cs"/>
          <w:sz w:val="20"/>
          <w:szCs w:val="20"/>
          <w:rtl/>
        </w:rPr>
        <w:t>شریف،</w:t>
      </w:r>
      <w:r w:rsidRPr="00D03E35">
        <w:rPr>
          <w:rFonts w:cs="B Nazanin"/>
          <w:sz w:val="20"/>
          <w:szCs w:val="20"/>
          <w:rtl/>
        </w:rPr>
        <w:t xml:space="preserve"> </w:t>
      </w:r>
      <w:r>
        <w:rPr>
          <w:rFonts w:cs="B Nazanin" w:hint="cs"/>
          <w:sz w:val="20"/>
          <w:szCs w:val="20"/>
          <w:rtl/>
        </w:rPr>
        <w:t>دانشکده</w:t>
      </w:r>
      <w:r w:rsidRPr="00D03E35">
        <w:rPr>
          <w:rFonts w:cs="B Nazanin"/>
          <w:sz w:val="20"/>
          <w:szCs w:val="20"/>
          <w:rtl/>
        </w:rPr>
        <w:t xml:space="preserve"> </w:t>
      </w:r>
      <w:r w:rsidRPr="00D03E35">
        <w:rPr>
          <w:rFonts w:cs="B Nazanin" w:hint="cs"/>
          <w:sz w:val="20"/>
          <w:szCs w:val="20"/>
          <w:rtl/>
        </w:rPr>
        <w:t>مهندسی</w:t>
      </w:r>
      <w:r w:rsidRPr="00D03E35">
        <w:rPr>
          <w:rFonts w:cs="B Nazanin"/>
          <w:sz w:val="20"/>
          <w:szCs w:val="20"/>
          <w:rtl/>
        </w:rPr>
        <w:t xml:space="preserve"> </w:t>
      </w:r>
      <w:r w:rsidRPr="00D03E35">
        <w:rPr>
          <w:rFonts w:cs="B Nazanin" w:hint="cs"/>
          <w:sz w:val="20"/>
          <w:szCs w:val="20"/>
          <w:rtl/>
        </w:rPr>
        <w:t>مکانیک</w:t>
      </w:r>
      <w:r w:rsidRPr="00D03E35">
        <w:rPr>
          <w:rFonts w:cs="B Nazanin"/>
          <w:sz w:val="20"/>
          <w:szCs w:val="20"/>
        </w:rPr>
        <w:t>.</w:t>
      </w:r>
    </w:p>
    <w:p w:rsidR="004238F4" w:rsidRDefault="004238F4" w:rsidP="00A71D88">
      <w:pPr>
        <w:autoSpaceDE w:val="0"/>
        <w:autoSpaceDN w:val="0"/>
        <w:adjustRightInd w:val="0"/>
        <w:spacing w:after="60"/>
        <w:ind w:left="278" w:hanging="284"/>
        <w:rPr>
          <w:sz w:val="18"/>
          <w:szCs w:val="18"/>
        </w:rPr>
      </w:pPr>
      <w:r>
        <w:rPr>
          <w:sz w:val="18"/>
          <w:szCs w:val="18"/>
        </w:rPr>
        <w:t>[14]</w:t>
      </w:r>
      <w:r w:rsidR="002711A7">
        <w:rPr>
          <w:sz w:val="18"/>
          <w:szCs w:val="18"/>
        </w:rPr>
        <w:t xml:space="preserve"> </w:t>
      </w:r>
      <w:proofErr w:type="spellStart"/>
      <w:r w:rsidR="002711A7">
        <w:rPr>
          <w:sz w:val="18"/>
          <w:szCs w:val="18"/>
        </w:rPr>
        <w:t>Verson</w:t>
      </w:r>
      <w:proofErr w:type="spellEnd"/>
      <w:r w:rsidR="002711A7">
        <w:rPr>
          <w:sz w:val="18"/>
          <w:szCs w:val="18"/>
        </w:rPr>
        <w:t>, M.D</w:t>
      </w:r>
      <w:r w:rsidR="002711A7" w:rsidRPr="002711A7">
        <w:rPr>
          <w:sz w:val="18"/>
          <w:szCs w:val="18"/>
        </w:rPr>
        <w:t>.</w:t>
      </w:r>
      <w:r w:rsidR="002711A7">
        <w:rPr>
          <w:sz w:val="18"/>
          <w:szCs w:val="18"/>
        </w:rPr>
        <w:t xml:space="preserve"> </w:t>
      </w:r>
      <w:r w:rsidR="002711A7" w:rsidRPr="002711A7">
        <w:rPr>
          <w:sz w:val="18"/>
          <w:szCs w:val="18"/>
        </w:rPr>
        <w:t>(1969</w:t>
      </w:r>
      <w:proofErr w:type="gramStart"/>
      <w:r w:rsidR="002711A7" w:rsidRPr="002711A7">
        <w:rPr>
          <w:sz w:val="18"/>
          <w:szCs w:val="18"/>
        </w:rPr>
        <w:t>)</w:t>
      </w:r>
      <w:r w:rsidR="002711A7">
        <w:rPr>
          <w:sz w:val="18"/>
          <w:szCs w:val="18"/>
        </w:rPr>
        <w:t xml:space="preserve"> </w:t>
      </w:r>
      <w:r w:rsidR="002711A7" w:rsidRPr="002711A7">
        <w:rPr>
          <w:sz w:val="18"/>
          <w:szCs w:val="18"/>
        </w:rPr>
        <w:t xml:space="preserve"> Impact</w:t>
      </w:r>
      <w:proofErr w:type="gramEnd"/>
      <w:r w:rsidR="002711A7" w:rsidRPr="002711A7">
        <w:rPr>
          <w:sz w:val="18"/>
          <w:szCs w:val="18"/>
        </w:rPr>
        <w:t xml:space="preserve"> machining, </w:t>
      </w:r>
      <w:proofErr w:type="spellStart"/>
      <w:r w:rsidR="002711A7" w:rsidRPr="002711A7">
        <w:rPr>
          <w:sz w:val="18"/>
          <w:szCs w:val="18"/>
        </w:rPr>
        <w:t>Verson</w:t>
      </w:r>
      <w:proofErr w:type="spellEnd"/>
      <w:r w:rsidR="002711A7" w:rsidRPr="002711A7">
        <w:rPr>
          <w:sz w:val="18"/>
          <w:szCs w:val="18"/>
        </w:rPr>
        <w:t xml:space="preserve"> All</w:t>
      </w:r>
      <w:r w:rsidR="002711A7">
        <w:rPr>
          <w:sz w:val="18"/>
          <w:szCs w:val="18"/>
        </w:rPr>
        <w:t xml:space="preserve"> </w:t>
      </w:r>
      <w:r w:rsidR="002711A7" w:rsidRPr="002711A7">
        <w:rPr>
          <w:sz w:val="18"/>
          <w:szCs w:val="18"/>
        </w:rPr>
        <w:t>steel Press Company, Chicago.</w:t>
      </w:r>
    </w:p>
    <w:p w:rsidR="004238F4" w:rsidRDefault="004A55FD" w:rsidP="00A71D88">
      <w:pPr>
        <w:autoSpaceDE w:val="0"/>
        <w:autoSpaceDN w:val="0"/>
        <w:adjustRightInd w:val="0"/>
        <w:spacing w:after="60"/>
        <w:ind w:left="278" w:hanging="284"/>
        <w:rPr>
          <w:sz w:val="18"/>
          <w:szCs w:val="18"/>
        </w:rPr>
      </w:pPr>
      <w:r>
        <w:rPr>
          <w:sz w:val="18"/>
          <w:szCs w:val="18"/>
        </w:rPr>
        <w:t>[</w:t>
      </w:r>
      <w:r w:rsidR="004238F4">
        <w:rPr>
          <w:sz w:val="18"/>
          <w:szCs w:val="18"/>
        </w:rPr>
        <w:t>15</w:t>
      </w:r>
      <w:r>
        <w:rPr>
          <w:sz w:val="18"/>
          <w:szCs w:val="18"/>
        </w:rPr>
        <w:t xml:space="preserve">] </w:t>
      </w:r>
      <w:proofErr w:type="spellStart"/>
      <w:r>
        <w:rPr>
          <w:sz w:val="18"/>
          <w:szCs w:val="18"/>
        </w:rPr>
        <w:t>G.N.Sandor</w:t>
      </w:r>
      <w:proofErr w:type="spellEnd"/>
      <w:r>
        <w:rPr>
          <w:sz w:val="18"/>
          <w:szCs w:val="18"/>
        </w:rPr>
        <w:t xml:space="preserve"> and </w:t>
      </w:r>
      <w:proofErr w:type="spellStart"/>
      <w:r>
        <w:rPr>
          <w:sz w:val="18"/>
          <w:szCs w:val="18"/>
        </w:rPr>
        <w:t>A.G.Erdman</w:t>
      </w:r>
      <w:proofErr w:type="spellEnd"/>
      <w:r>
        <w:rPr>
          <w:sz w:val="18"/>
          <w:szCs w:val="18"/>
        </w:rPr>
        <w:t xml:space="preserve"> (1984) </w:t>
      </w:r>
      <w:r w:rsidRPr="00583C05">
        <w:rPr>
          <w:sz w:val="18"/>
          <w:szCs w:val="18"/>
        </w:rPr>
        <w:t>Advanced Mechanism Design: Analysis and synthesis, Prentice</w:t>
      </w:r>
      <w:r w:rsidRPr="00583C05">
        <w:rPr>
          <w:sz w:val="18"/>
          <w:szCs w:val="18"/>
          <w:rtl/>
        </w:rPr>
        <w:t xml:space="preserve"> </w:t>
      </w:r>
      <w:r w:rsidRPr="00583C05">
        <w:rPr>
          <w:sz w:val="18"/>
          <w:szCs w:val="18"/>
        </w:rPr>
        <w:t>Hall, Eaglewood Cliff, New Jersey</w:t>
      </w:r>
      <w:r>
        <w:rPr>
          <w:sz w:val="18"/>
          <w:szCs w:val="18"/>
        </w:rPr>
        <w:t>.</w:t>
      </w:r>
      <w:r w:rsidR="004238F4">
        <w:rPr>
          <w:sz w:val="18"/>
          <w:szCs w:val="18"/>
        </w:rPr>
        <w:t xml:space="preserve"> </w:t>
      </w:r>
    </w:p>
    <w:p w:rsidR="004A55FD" w:rsidRPr="00583C05" w:rsidRDefault="004A55FD" w:rsidP="00A71D88">
      <w:pPr>
        <w:spacing w:after="60"/>
        <w:ind w:left="278" w:hanging="284"/>
        <w:rPr>
          <w:sz w:val="18"/>
          <w:szCs w:val="18"/>
        </w:rPr>
      </w:pPr>
      <w:r>
        <w:rPr>
          <w:sz w:val="18"/>
          <w:szCs w:val="18"/>
        </w:rPr>
        <w:t>[</w:t>
      </w:r>
      <w:r w:rsidR="004238F4">
        <w:rPr>
          <w:sz w:val="18"/>
          <w:szCs w:val="18"/>
        </w:rPr>
        <w:t>16</w:t>
      </w:r>
      <w:r>
        <w:rPr>
          <w:sz w:val="18"/>
          <w:szCs w:val="18"/>
        </w:rPr>
        <w:t>] R. L. Norton (1961)</w:t>
      </w:r>
      <w:r w:rsidRPr="00583C05">
        <w:rPr>
          <w:sz w:val="18"/>
          <w:szCs w:val="18"/>
        </w:rPr>
        <w:t xml:space="preserve"> Kinematics &amp; Dynamics of Machine</w:t>
      </w:r>
      <w:r>
        <w:rPr>
          <w:sz w:val="18"/>
          <w:szCs w:val="18"/>
        </w:rPr>
        <w:t>ry (</w:t>
      </w:r>
      <w:proofErr w:type="spellStart"/>
      <w:r>
        <w:rPr>
          <w:sz w:val="18"/>
          <w:szCs w:val="18"/>
        </w:rPr>
        <w:t>Sie</w:t>
      </w:r>
      <w:proofErr w:type="spellEnd"/>
      <w:r>
        <w:rPr>
          <w:sz w:val="18"/>
          <w:szCs w:val="18"/>
        </w:rPr>
        <w:t>), McGraw-Hill.</w:t>
      </w:r>
    </w:p>
    <w:p w:rsidR="004A55FD" w:rsidRDefault="004A55FD" w:rsidP="00A71D88">
      <w:pPr>
        <w:autoSpaceDE w:val="0"/>
        <w:autoSpaceDN w:val="0"/>
        <w:adjustRightInd w:val="0"/>
        <w:spacing w:after="60"/>
        <w:ind w:left="278" w:hanging="284"/>
        <w:rPr>
          <w:rFonts w:ascii="TimesNewRomanPSMT" w:hAnsi="TimesNewRomanPSMT" w:cs="B Nazanin"/>
          <w:sz w:val="18"/>
          <w:szCs w:val="18"/>
        </w:rPr>
      </w:pPr>
      <w:r>
        <w:rPr>
          <w:rFonts w:ascii="TimesNewRomanPSMT" w:hAnsi="TimesNewRomanPSMT" w:cs="B Nazanin"/>
          <w:sz w:val="18"/>
          <w:szCs w:val="18"/>
        </w:rPr>
        <w:t>[</w:t>
      </w:r>
      <w:r w:rsidR="004238F4">
        <w:rPr>
          <w:rFonts w:ascii="TimesNewRomanPSMT" w:hAnsi="TimesNewRomanPSMT" w:cs="B Nazanin"/>
          <w:sz w:val="18"/>
          <w:szCs w:val="18"/>
        </w:rPr>
        <w:t>17</w:t>
      </w:r>
      <w:r>
        <w:rPr>
          <w:rFonts w:ascii="TimesNewRomanPSMT" w:hAnsi="TimesNewRomanPSMT" w:cs="B Nazanin"/>
          <w:sz w:val="18"/>
          <w:szCs w:val="18"/>
        </w:rPr>
        <w:t xml:space="preserve">] R.S. </w:t>
      </w:r>
      <w:proofErr w:type="spellStart"/>
      <w:r>
        <w:rPr>
          <w:rFonts w:ascii="TimesNewRomanPSMT" w:hAnsi="TimesNewRomanPSMT" w:cs="B Nazanin"/>
          <w:sz w:val="18"/>
          <w:szCs w:val="18"/>
        </w:rPr>
        <w:t>Hartenberg</w:t>
      </w:r>
      <w:proofErr w:type="spellEnd"/>
      <w:r>
        <w:rPr>
          <w:rFonts w:ascii="TimesNewRomanPSMT" w:hAnsi="TimesNewRomanPSMT" w:cs="B Nazanin"/>
          <w:sz w:val="18"/>
          <w:szCs w:val="18"/>
        </w:rPr>
        <w:t xml:space="preserve"> and </w:t>
      </w:r>
      <w:proofErr w:type="spellStart"/>
      <w:r>
        <w:rPr>
          <w:rFonts w:ascii="TimesNewRomanPSMT" w:hAnsi="TimesNewRomanPSMT" w:cs="B Nazanin"/>
          <w:sz w:val="18"/>
          <w:szCs w:val="18"/>
        </w:rPr>
        <w:t>J.Denavit</w:t>
      </w:r>
      <w:proofErr w:type="spellEnd"/>
      <w:r>
        <w:rPr>
          <w:rFonts w:ascii="TimesNewRomanPSMT" w:hAnsi="TimesNewRomanPSMT" w:cs="B Nazanin"/>
          <w:sz w:val="18"/>
          <w:szCs w:val="18"/>
        </w:rPr>
        <w:t xml:space="preserve"> (1964)</w:t>
      </w:r>
      <w:r w:rsidRPr="005B0BBF">
        <w:rPr>
          <w:rFonts w:ascii="TimesNewRomanPSMT" w:hAnsi="TimesNewRomanPSMT" w:cs="B Nazanin"/>
          <w:sz w:val="18"/>
          <w:szCs w:val="18"/>
        </w:rPr>
        <w:t xml:space="preserve"> Kinematic Synthesis of Linkage, McGraw-Hill, New York</w:t>
      </w:r>
      <w:r>
        <w:rPr>
          <w:rFonts w:ascii="TimesNewRomanPSMT" w:hAnsi="TimesNewRomanPSMT" w:cs="B Nazanin"/>
          <w:sz w:val="18"/>
          <w:szCs w:val="18"/>
        </w:rPr>
        <w:t>.</w:t>
      </w:r>
    </w:p>
    <w:p w:rsidR="004A55FD" w:rsidRPr="00583C05" w:rsidRDefault="004A55FD" w:rsidP="00A71D88">
      <w:pPr>
        <w:bidi/>
        <w:spacing w:after="60"/>
        <w:ind w:left="278" w:hanging="284"/>
        <w:rPr>
          <w:rFonts w:cs="B Nazanin"/>
          <w:sz w:val="20"/>
          <w:szCs w:val="20"/>
          <w:rtl/>
        </w:rPr>
      </w:pPr>
      <w:r>
        <w:rPr>
          <w:rFonts w:cs="B Nazanin" w:hint="cs"/>
          <w:sz w:val="20"/>
          <w:szCs w:val="20"/>
          <w:rtl/>
        </w:rPr>
        <w:t>[</w:t>
      </w:r>
      <w:r w:rsidR="003E31D4">
        <w:rPr>
          <w:rFonts w:cs="B Nazanin"/>
          <w:sz w:val="20"/>
          <w:szCs w:val="20"/>
        </w:rPr>
        <w:t>1</w:t>
      </w:r>
      <w:r w:rsidR="004238F4">
        <w:rPr>
          <w:rFonts w:cs="B Nazanin"/>
          <w:sz w:val="20"/>
          <w:szCs w:val="20"/>
        </w:rPr>
        <w:t>8</w:t>
      </w:r>
      <w:r>
        <w:rPr>
          <w:rFonts w:cs="B Nazanin" w:hint="cs"/>
          <w:sz w:val="20"/>
          <w:szCs w:val="20"/>
          <w:rtl/>
        </w:rPr>
        <w:t xml:space="preserve">] </w:t>
      </w:r>
      <w:r w:rsidRPr="00583C05">
        <w:rPr>
          <w:rFonts w:cs="B Nazanin" w:hint="cs"/>
          <w:sz w:val="20"/>
          <w:szCs w:val="20"/>
          <w:rtl/>
        </w:rPr>
        <w:t>اصغر کرایه چیان</w:t>
      </w:r>
      <w:r>
        <w:rPr>
          <w:rFonts w:cs="B Nazanin" w:hint="cs"/>
          <w:sz w:val="20"/>
          <w:szCs w:val="20"/>
          <w:rtl/>
        </w:rPr>
        <w:t xml:space="preserve"> (</w:t>
      </w:r>
      <w:r w:rsidRPr="00583C05">
        <w:rPr>
          <w:rFonts w:cs="B Nazanin" w:hint="cs"/>
          <w:sz w:val="20"/>
          <w:szCs w:val="20"/>
          <w:rtl/>
        </w:rPr>
        <w:t>1386</w:t>
      </w:r>
      <w:r>
        <w:rPr>
          <w:rFonts w:cs="B Nazanin" w:hint="cs"/>
          <w:sz w:val="20"/>
          <w:szCs w:val="20"/>
          <w:rtl/>
        </w:rPr>
        <w:t>)</w:t>
      </w:r>
      <w:r w:rsidRPr="00583C05">
        <w:rPr>
          <w:rFonts w:cs="B Nazanin" w:hint="cs"/>
          <w:sz w:val="20"/>
          <w:szCs w:val="20"/>
          <w:rtl/>
        </w:rPr>
        <w:t xml:space="preserve"> محاسبات عددی، چاپ پنجم، مشهد، دانشگاه فردوسی</w:t>
      </w:r>
      <w:r>
        <w:rPr>
          <w:rFonts w:cs="B Nazanin"/>
          <w:sz w:val="20"/>
          <w:szCs w:val="20"/>
        </w:rPr>
        <w:t>.</w:t>
      </w:r>
      <w:r w:rsidRPr="00583C05">
        <w:rPr>
          <w:rFonts w:cs="B Nazanin" w:hint="cs"/>
          <w:sz w:val="20"/>
          <w:szCs w:val="20"/>
          <w:rtl/>
        </w:rPr>
        <w:t xml:space="preserve"> </w:t>
      </w:r>
    </w:p>
    <w:p w:rsidR="004A55FD" w:rsidRPr="00583C05" w:rsidRDefault="004A55FD" w:rsidP="00A71D88">
      <w:pPr>
        <w:spacing w:after="60"/>
        <w:ind w:left="278" w:hanging="284"/>
        <w:rPr>
          <w:sz w:val="18"/>
          <w:szCs w:val="18"/>
        </w:rPr>
      </w:pPr>
      <w:r>
        <w:rPr>
          <w:sz w:val="18"/>
          <w:szCs w:val="18"/>
        </w:rPr>
        <w:t>[</w:t>
      </w:r>
      <w:r w:rsidR="004238F4">
        <w:rPr>
          <w:sz w:val="18"/>
          <w:szCs w:val="18"/>
        </w:rPr>
        <w:t>19</w:t>
      </w:r>
      <w:r>
        <w:rPr>
          <w:sz w:val="18"/>
          <w:szCs w:val="18"/>
        </w:rPr>
        <w:t xml:space="preserve">] J. L. </w:t>
      </w:r>
      <w:proofErr w:type="spellStart"/>
      <w:r>
        <w:rPr>
          <w:sz w:val="18"/>
          <w:szCs w:val="18"/>
        </w:rPr>
        <w:t>Meriam</w:t>
      </w:r>
      <w:proofErr w:type="spellEnd"/>
      <w:r>
        <w:rPr>
          <w:sz w:val="18"/>
          <w:szCs w:val="18"/>
        </w:rPr>
        <w:t xml:space="preserve"> (1999)</w:t>
      </w:r>
      <w:r w:rsidRPr="00583C05">
        <w:rPr>
          <w:sz w:val="18"/>
          <w:szCs w:val="18"/>
        </w:rPr>
        <w:t xml:space="preserve"> Engineering Mechanics Dynamics, Rhode Island: </w:t>
      </w:r>
      <w:r>
        <w:rPr>
          <w:sz w:val="18"/>
          <w:szCs w:val="18"/>
        </w:rPr>
        <w:t xml:space="preserve">John Wiley, 4th </w:t>
      </w:r>
      <w:proofErr w:type="spellStart"/>
      <w:r>
        <w:rPr>
          <w:sz w:val="18"/>
          <w:szCs w:val="18"/>
        </w:rPr>
        <w:t>ed</w:t>
      </w:r>
      <w:r w:rsidRPr="00583C05">
        <w:rPr>
          <w:sz w:val="18"/>
          <w:szCs w:val="18"/>
        </w:rPr>
        <w:t>n</w:t>
      </w:r>
      <w:proofErr w:type="spellEnd"/>
      <w:r w:rsidRPr="00583C05">
        <w:rPr>
          <w:sz w:val="18"/>
          <w:szCs w:val="18"/>
        </w:rPr>
        <w:t>.</w:t>
      </w:r>
    </w:p>
    <w:p w:rsidR="004A55FD" w:rsidRDefault="004A55FD" w:rsidP="00A71D88">
      <w:pPr>
        <w:autoSpaceDE w:val="0"/>
        <w:autoSpaceDN w:val="0"/>
        <w:adjustRightInd w:val="0"/>
        <w:spacing w:after="60"/>
        <w:ind w:left="278" w:hanging="284"/>
        <w:rPr>
          <w:rFonts w:ascii="TimesNewRomanPSMT" w:hAnsi="TimesNewRomanPSMT" w:cs="B Nazanin"/>
          <w:sz w:val="18"/>
          <w:szCs w:val="18"/>
          <w:rtl/>
        </w:rPr>
      </w:pPr>
      <w:r>
        <w:rPr>
          <w:rFonts w:ascii="TimesNewRomanPSMT" w:hAnsi="TimesNewRomanPSMT" w:cs="B Nazanin"/>
          <w:sz w:val="18"/>
          <w:szCs w:val="18"/>
        </w:rPr>
        <w:t>[</w:t>
      </w:r>
      <w:r w:rsidR="004238F4">
        <w:rPr>
          <w:rFonts w:ascii="TimesNewRomanPSMT" w:hAnsi="TimesNewRomanPSMT" w:cs="B Nazanin"/>
          <w:sz w:val="18"/>
          <w:szCs w:val="18"/>
        </w:rPr>
        <w:t>20</w:t>
      </w:r>
      <w:r>
        <w:rPr>
          <w:rFonts w:ascii="TimesNewRomanPSMT" w:hAnsi="TimesNewRomanPSMT" w:cs="B Nazanin"/>
          <w:sz w:val="18"/>
          <w:szCs w:val="18"/>
        </w:rPr>
        <w:t xml:space="preserve">] S. L. </w:t>
      </w:r>
      <w:proofErr w:type="spellStart"/>
      <w:r>
        <w:rPr>
          <w:rFonts w:ascii="TimesNewRomanPSMT" w:hAnsi="TimesNewRomanPSMT" w:cs="B Nazanin"/>
          <w:sz w:val="18"/>
          <w:szCs w:val="18"/>
        </w:rPr>
        <w:t>Semiatin</w:t>
      </w:r>
      <w:proofErr w:type="spellEnd"/>
      <w:r>
        <w:rPr>
          <w:rFonts w:ascii="TimesNewRomanPSMT" w:hAnsi="TimesNewRomanPSMT" w:cs="B Nazanin"/>
          <w:sz w:val="18"/>
          <w:szCs w:val="18"/>
        </w:rPr>
        <w:t xml:space="preserve"> (1996) Forming and Forging, ASM Handbook Int.</w:t>
      </w:r>
    </w:p>
    <w:p w:rsidR="004A55FD" w:rsidRDefault="004A55FD" w:rsidP="00A71D88">
      <w:pPr>
        <w:autoSpaceDE w:val="0"/>
        <w:autoSpaceDN w:val="0"/>
        <w:bidi/>
        <w:adjustRightInd w:val="0"/>
        <w:spacing w:after="60"/>
        <w:ind w:left="278" w:hanging="284"/>
        <w:rPr>
          <w:rFonts w:cs="B Nazanin"/>
          <w:sz w:val="20"/>
          <w:szCs w:val="20"/>
          <w:rtl/>
        </w:rPr>
      </w:pPr>
      <w:r>
        <w:rPr>
          <w:rFonts w:cs="B Nazanin" w:hint="cs"/>
          <w:sz w:val="20"/>
          <w:szCs w:val="20"/>
          <w:rtl/>
        </w:rPr>
        <w:t>[</w:t>
      </w:r>
      <w:r w:rsidR="004238F4">
        <w:rPr>
          <w:rFonts w:cs="B Nazanin"/>
          <w:sz w:val="20"/>
          <w:szCs w:val="20"/>
        </w:rPr>
        <w:t>21</w:t>
      </w:r>
      <w:r>
        <w:rPr>
          <w:rFonts w:cs="B Nazanin" w:hint="cs"/>
          <w:sz w:val="20"/>
          <w:szCs w:val="20"/>
          <w:rtl/>
        </w:rPr>
        <w:t xml:space="preserve">] </w:t>
      </w:r>
      <w:r w:rsidRPr="00583C05">
        <w:rPr>
          <w:rFonts w:cs="B Nazanin" w:hint="cs"/>
          <w:sz w:val="20"/>
          <w:szCs w:val="20"/>
          <w:rtl/>
        </w:rPr>
        <w:t>گییر، تیموشنکو</w:t>
      </w:r>
      <w:r>
        <w:rPr>
          <w:rFonts w:cs="B Nazanin" w:hint="cs"/>
          <w:sz w:val="20"/>
          <w:szCs w:val="20"/>
          <w:rtl/>
        </w:rPr>
        <w:t xml:space="preserve"> (1383)</w:t>
      </w:r>
      <w:r w:rsidRPr="00583C05">
        <w:rPr>
          <w:rFonts w:cs="B Nazanin" w:hint="cs"/>
          <w:sz w:val="20"/>
          <w:szCs w:val="20"/>
          <w:rtl/>
        </w:rPr>
        <w:t xml:space="preserve"> مقاومت مصالح</w:t>
      </w:r>
      <w:r>
        <w:rPr>
          <w:rFonts w:cs="B Nazanin" w:hint="cs"/>
          <w:sz w:val="20"/>
          <w:szCs w:val="20"/>
          <w:rtl/>
        </w:rPr>
        <w:t>،</w:t>
      </w:r>
      <w:r w:rsidRPr="00583C05">
        <w:rPr>
          <w:rFonts w:cs="B Nazanin" w:hint="cs"/>
          <w:sz w:val="20"/>
          <w:szCs w:val="20"/>
          <w:rtl/>
        </w:rPr>
        <w:t xml:space="preserve"> غلامحسین مجذوبی، محمود نیلی، چاپ پنجم، همدان،</w:t>
      </w:r>
      <w:r>
        <w:rPr>
          <w:rFonts w:cs="B Nazanin" w:hint="cs"/>
          <w:sz w:val="20"/>
          <w:szCs w:val="20"/>
          <w:rtl/>
        </w:rPr>
        <w:t xml:space="preserve"> </w:t>
      </w:r>
      <w:r w:rsidRPr="00583C05">
        <w:rPr>
          <w:rFonts w:cs="B Nazanin" w:hint="cs"/>
          <w:sz w:val="20"/>
          <w:szCs w:val="20"/>
          <w:rtl/>
        </w:rPr>
        <w:t>دانشگاه بوعلی</w:t>
      </w:r>
      <w:r w:rsidR="00A71D88">
        <w:rPr>
          <w:rFonts w:cs="B Nazanin" w:hint="cs"/>
          <w:sz w:val="20"/>
          <w:szCs w:val="20"/>
          <w:rtl/>
        </w:rPr>
        <w:t>‌</w:t>
      </w:r>
      <w:r w:rsidRPr="00583C05">
        <w:rPr>
          <w:rFonts w:cs="B Nazanin" w:hint="cs"/>
          <w:sz w:val="20"/>
          <w:szCs w:val="20"/>
          <w:rtl/>
        </w:rPr>
        <w:t>سینا</w:t>
      </w:r>
      <w:r>
        <w:rPr>
          <w:rFonts w:cs="B Nazanin"/>
          <w:sz w:val="20"/>
          <w:szCs w:val="20"/>
        </w:rPr>
        <w:t>.</w:t>
      </w:r>
    </w:p>
    <w:p w:rsidR="004A55FD" w:rsidRPr="00583C05" w:rsidRDefault="004A55FD" w:rsidP="00A71D88">
      <w:pPr>
        <w:spacing w:after="60"/>
        <w:ind w:left="278" w:hanging="284"/>
        <w:rPr>
          <w:sz w:val="18"/>
          <w:szCs w:val="18"/>
        </w:rPr>
      </w:pPr>
      <w:r>
        <w:rPr>
          <w:sz w:val="18"/>
          <w:szCs w:val="18"/>
        </w:rPr>
        <w:t>[</w:t>
      </w:r>
      <w:r w:rsidR="004238F4">
        <w:rPr>
          <w:sz w:val="18"/>
          <w:szCs w:val="18"/>
        </w:rPr>
        <w:t>22</w:t>
      </w:r>
      <w:r w:rsidRPr="00583C05">
        <w:rPr>
          <w:sz w:val="18"/>
          <w:szCs w:val="18"/>
        </w:rPr>
        <w:t>]</w:t>
      </w:r>
      <w:r>
        <w:rPr>
          <w:sz w:val="18"/>
          <w:szCs w:val="18"/>
        </w:rPr>
        <w:t xml:space="preserve"> R.G. </w:t>
      </w:r>
      <w:proofErr w:type="spellStart"/>
      <w:r>
        <w:rPr>
          <w:sz w:val="18"/>
          <w:szCs w:val="18"/>
        </w:rPr>
        <w:t>Budynas</w:t>
      </w:r>
      <w:proofErr w:type="spellEnd"/>
      <w:r>
        <w:rPr>
          <w:sz w:val="18"/>
          <w:szCs w:val="18"/>
        </w:rPr>
        <w:t xml:space="preserve"> and K. J. </w:t>
      </w:r>
      <w:proofErr w:type="spellStart"/>
      <w:r>
        <w:rPr>
          <w:sz w:val="18"/>
          <w:szCs w:val="18"/>
        </w:rPr>
        <w:t>Nisbett</w:t>
      </w:r>
      <w:proofErr w:type="spellEnd"/>
      <w:r>
        <w:rPr>
          <w:sz w:val="18"/>
          <w:szCs w:val="18"/>
        </w:rPr>
        <w:t xml:space="preserve"> (2006)</w:t>
      </w:r>
      <w:r w:rsidRPr="00583C05">
        <w:rPr>
          <w:sz w:val="18"/>
          <w:szCs w:val="18"/>
        </w:rPr>
        <w:t xml:space="preserve"> </w:t>
      </w:r>
      <w:proofErr w:type="spellStart"/>
      <w:r w:rsidRPr="00583C05">
        <w:rPr>
          <w:sz w:val="18"/>
          <w:szCs w:val="18"/>
        </w:rPr>
        <w:t>Shigley's</w:t>
      </w:r>
      <w:proofErr w:type="spellEnd"/>
      <w:r w:rsidRPr="00583C05">
        <w:rPr>
          <w:sz w:val="18"/>
          <w:szCs w:val="18"/>
        </w:rPr>
        <w:t xml:space="preserve"> Mechanical Engineering Design, N</w:t>
      </w:r>
      <w:r>
        <w:rPr>
          <w:sz w:val="18"/>
          <w:szCs w:val="18"/>
        </w:rPr>
        <w:t xml:space="preserve">ew York: McGraw-Hill, 9th </w:t>
      </w:r>
      <w:proofErr w:type="spellStart"/>
      <w:r>
        <w:rPr>
          <w:sz w:val="18"/>
          <w:szCs w:val="18"/>
        </w:rPr>
        <w:t>ed</w:t>
      </w:r>
      <w:r w:rsidRPr="00583C05">
        <w:rPr>
          <w:sz w:val="18"/>
          <w:szCs w:val="18"/>
        </w:rPr>
        <w:t>n</w:t>
      </w:r>
      <w:proofErr w:type="spellEnd"/>
      <w:r w:rsidRPr="00583C05">
        <w:rPr>
          <w:sz w:val="18"/>
          <w:szCs w:val="18"/>
        </w:rPr>
        <w:t>.</w:t>
      </w:r>
    </w:p>
    <w:p w:rsidR="004A55FD" w:rsidRPr="00FF7773" w:rsidRDefault="004A55FD" w:rsidP="00A71D88">
      <w:pPr>
        <w:autoSpaceDE w:val="0"/>
        <w:autoSpaceDN w:val="0"/>
        <w:bidi/>
        <w:adjustRightInd w:val="0"/>
        <w:spacing w:after="60"/>
        <w:ind w:left="278" w:hanging="208"/>
        <w:rPr>
          <w:rFonts w:ascii="TimesNewRomanPSMT" w:hAnsi="TimesNewRomanPSMT" w:cs="B Nazanin"/>
          <w:sz w:val="20"/>
          <w:szCs w:val="20"/>
        </w:rPr>
      </w:pPr>
      <w:r w:rsidRPr="00FF7773">
        <w:rPr>
          <w:rFonts w:ascii="TimesNewRomanPSMT" w:hAnsi="TimesNewRomanPSMT" w:cs="B Nazanin" w:hint="cs"/>
          <w:sz w:val="20"/>
          <w:szCs w:val="20"/>
          <w:rtl/>
        </w:rPr>
        <w:t>[</w:t>
      </w:r>
      <w:r w:rsidR="004238F4" w:rsidRPr="00FF7773">
        <w:rPr>
          <w:rFonts w:ascii="TimesNewRomanPSMT" w:hAnsi="TimesNewRomanPSMT" w:cs="B Nazanin"/>
          <w:sz w:val="20"/>
          <w:szCs w:val="20"/>
        </w:rPr>
        <w:t>23</w:t>
      </w:r>
      <w:r w:rsidRPr="00FF7773">
        <w:rPr>
          <w:rFonts w:ascii="TimesNewRomanPSMT" w:hAnsi="TimesNewRomanPSMT" w:cs="B Nazanin" w:hint="cs"/>
          <w:sz w:val="20"/>
          <w:szCs w:val="20"/>
          <w:rtl/>
        </w:rPr>
        <w:t>] اسناد فنی شرکت خودروسازی ایران‌خودرو</w:t>
      </w:r>
      <w:r w:rsidRPr="00FF7773">
        <w:rPr>
          <w:rFonts w:ascii="TimesNewRomanPSMT" w:hAnsi="TimesNewRomanPSMT" w:cs="B Nazanin"/>
          <w:sz w:val="20"/>
          <w:szCs w:val="20"/>
        </w:rPr>
        <w:t>.</w:t>
      </w:r>
    </w:p>
    <w:p w:rsidR="005864BC" w:rsidRPr="006B4549" w:rsidRDefault="005864BC" w:rsidP="00FF7773">
      <w:pPr>
        <w:spacing w:after="60"/>
        <w:rPr>
          <w:rFonts w:ascii="Courier New" w:eastAsiaTheme="minorHAnsi" w:hAnsi="Courier New" w:cs="B Nazanin"/>
          <w:sz w:val="14"/>
          <w:szCs w:val="14"/>
          <w:rtl/>
        </w:rPr>
      </w:pPr>
    </w:p>
    <w:sectPr w:rsidR="005864BC" w:rsidRPr="006B4549" w:rsidSect="00FB5F71">
      <w:type w:val="continuous"/>
      <w:pgSz w:w="11906" w:h="16838" w:code="9"/>
      <w:pgMar w:top="2268" w:right="1701" w:bottom="2268" w:left="1701" w:header="561" w:footer="561" w:gutter="0"/>
      <w:cols w:num="2" w:space="454"/>
      <w:titlePg/>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65B" w:rsidRDefault="0056565B" w:rsidP="00AE48EA">
      <w:r>
        <w:separator/>
      </w:r>
    </w:p>
  </w:endnote>
  <w:endnote w:type="continuationSeparator" w:id="0">
    <w:p w:rsidR="0056565B" w:rsidRDefault="0056565B" w:rsidP="00AE4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 Yagut">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B Titr">
    <w:panose1 w:val="00000700000000000000"/>
    <w:charset w:val="B2"/>
    <w:family w:val="auto"/>
    <w:pitch w:val="variable"/>
    <w:sig w:usb0="00002001" w:usb1="80000000" w:usb2="00000008" w:usb3="00000000" w:csb0="00000040" w:csb1="00000000"/>
  </w:font>
  <w:font w:name="2  Nazanin">
    <w:altName w:val="Sakkal Maya Pro"/>
    <w:panose1 w:val="00000400000000000000"/>
    <w:charset w:val="B2"/>
    <w:family w:val="auto"/>
    <w:pitch w:val="variable"/>
    <w:sig w:usb0="00002001" w:usb1="80000000" w:usb2="00000008"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E47" w:rsidRPr="00941483" w:rsidRDefault="00E87E47" w:rsidP="00E87216">
    <w:pPr>
      <w:pStyle w:val="Footer"/>
      <w:jc w:val="right"/>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E47" w:rsidRPr="0018687F" w:rsidRDefault="0056565B" w:rsidP="00E87216">
    <w:pPr>
      <w:pStyle w:val="Footer"/>
      <w:jc w:val="right"/>
    </w:pPr>
    <w:r>
      <w:rPr>
        <w:noProof/>
        <w:sz w:val="18"/>
        <w:szCs w:val="18"/>
        <w:lang w:bidi="ar-SA"/>
      </w:rPr>
      <w:pict>
        <v:shapetype id="_x0000_t202" coordsize="21600,21600" o:spt="202" path="m,l,21600r21600,l21600,xe">
          <v:stroke joinstyle="miter"/>
          <v:path gradientshapeok="t" o:connecttype="rect"/>
        </v:shapetype>
        <v:shape id="Text Box 2" o:spid="_x0000_s2049" type="#_x0000_t202" style="position:absolute;left:0;text-align:left;margin-left:.1pt;margin-top:-53.55pt;width:427.95pt;height:40.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" stroked="f">
          <v:textbox style="mso-next-textbox:#Text Box 2">
            <w:txbxContent>
              <w:p w:rsidR="00E87E47" w:rsidRDefault="00E87E47" w:rsidP="00A15CA7">
                <w:pPr>
                  <w:pStyle w:val="FootnoteText"/>
                  <w:bidi/>
                  <w:rPr>
                    <w:rFonts w:cs="B Nazanin"/>
                    <w:sz w:val="18"/>
                    <w:szCs w:val="18"/>
                  </w:rPr>
                </w:pPr>
                <w:r>
                  <w:rPr>
                    <w:rFonts w:cs="B Nazanin" w:hint="cs"/>
                    <w:sz w:val="18"/>
                    <w:szCs w:val="18"/>
                    <w:rtl/>
                  </w:rPr>
                  <w:t>* نویسنده مسئو</w:t>
                </w:r>
                <w:r>
                  <w:rPr>
                    <w:rFonts w:asciiTheme="minorHAnsi" w:hAnsiTheme="minorHAnsi" w:cs="B Nazanin" w:hint="cs"/>
                    <w:sz w:val="18"/>
                    <w:szCs w:val="18"/>
                    <w:rtl/>
                  </w:rPr>
                  <w:t xml:space="preserve">ل؛ </w:t>
                </w:r>
                <w:r w:rsidRPr="00807D8B">
                  <w:rPr>
                    <w:rFonts w:cs="B Nazanin" w:hint="cs"/>
                    <w:sz w:val="18"/>
                    <w:szCs w:val="18"/>
                    <w:rtl/>
                  </w:rPr>
                  <w:t>تلفن</w:t>
                </w:r>
                <w:r>
                  <w:rPr>
                    <w:rFonts w:cs="B Nazanin" w:hint="cs"/>
                    <w:sz w:val="18"/>
                    <w:szCs w:val="18"/>
                    <w:rtl/>
                  </w:rPr>
                  <w:t>: 09109213644</w:t>
                </w:r>
                <w:r>
                  <w:rPr>
                    <w:rFonts w:cs="B Nazanin"/>
                    <w:sz w:val="18"/>
                    <w:szCs w:val="18"/>
                  </w:rPr>
                  <w:t xml:space="preserve"> </w:t>
                </w:r>
              </w:p>
              <w:p w:rsidR="00E87E47" w:rsidRPr="00E60320" w:rsidRDefault="00E87E47" w:rsidP="00A12FD8">
                <w:pPr>
                  <w:pStyle w:val="FootnoteText"/>
                  <w:bidi/>
                  <w:rPr>
                    <w:rFonts w:cs="B Nazanin"/>
                    <w:sz w:val="18"/>
                    <w:szCs w:val="18"/>
                    <w:rtl/>
                  </w:rPr>
                </w:pPr>
                <w:r w:rsidRPr="000A4F6F">
                  <w:rPr>
                    <w:rFonts w:cs="B Nazanin" w:hint="cs"/>
                    <w:sz w:val="18"/>
                    <w:szCs w:val="18"/>
                    <w:rtl/>
                  </w:rPr>
                  <w:t>آدرس پست الکترونیک:</w:t>
                </w:r>
                <w:r>
                  <w:rPr>
                    <w:rFonts w:cs="B Nazanin" w:hint="cs"/>
                    <w:sz w:val="18"/>
                    <w:szCs w:val="18"/>
                    <w:rtl/>
                  </w:rPr>
                  <w:t xml:space="preserve"> </w:t>
                </w:r>
                <w:hyperlink r:id="rId1" w:history="1">
                  <w:r w:rsidRPr="00685A82">
                    <w:rPr>
                      <w:rStyle w:val="Hyperlink"/>
                      <w:rFonts w:asciiTheme="majorBidi" w:hAnsiTheme="majorBidi" w:cstheme="majorBidi"/>
                      <w:sz w:val="16"/>
                      <w:szCs w:val="16"/>
                    </w:rPr>
                    <w:t>safavi_kave@mech.sharif.edu</w:t>
                  </w:r>
                </w:hyperlink>
              </w:p>
            </w:txbxContent>
          </v:textbox>
        </v:shape>
      </w:pict>
    </w:r>
    <w:r>
      <w:rPr>
        <w:noProof/>
        <w:sz w:val="18"/>
        <w:szCs w:val="18"/>
        <w:lang w:bidi="ar-SA"/>
      </w:rPr>
      <w:pict>
        <v:shapetype id="_x0000_t32" coordsize="21600,21600" o:spt="32" o:oned="t" path="m,l21600,21600e" filled="f">
          <v:path arrowok="t" fillok="f" o:connecttype="none"/>
          <o:lock v:ext="edit" shapetype="t"/>
        </v:shapetype>
        <v:shape id="AutoShape 1" o:spid="_x0000_s2050" type="#_x0000_t32" style="position:absolute;left:0;text-align:left;margin-left:269.5pt;margin-top:-53.4pt;width:152.4pt;height:0;z-index:251661312;visibility:visible;mso-wrap-distance-top:-1e-4mm;mso-wrap-distance-bottom:-1e-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S2HwIAADsEAAAOAAAAZHJzL2Uyb0RvYy54bWysU82O2jAQvlfqO1i+QxI2U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"/>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E47" w:rsidRDefault="00E87E47" w:rsidP="00FD0721">
    <w:pPr>
      <w:pStyle w:val="Footer"/>
      <w:bid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65B" w:rsidRDefault="0056565B" w:rsidP="00AE48EA">
      <w:r>
        <w:separator/>
      </w:r>
    </w:p>
  </w:footnote>
  <w:footnote w:type="continuationSeparator" w:id="0">
    <w:p w:rsidR="0056565B" w:rsidRDefault="0056565B" w:rsidP="00AE48EA">
      <w:r>
        <w:continuationSeparator/>
      </w:r>
    </w:p>
  </w:footnote>
  <w:footnote w:id="1">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Single-action</w:t>
      </w:r>
    </w:p>
  </w:footnote>
  <w:footnote w:id="2">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Double-action</w:t>
      </w:r>
    </w:p>
  </w:footnote>
  <w:footnote w:id="3">
    <w:p w:rsidR="00E87E47" w:rsidRPr="00685A82" w:rsidRDefault="00E87E47" w:rsidP="009829E2">
      <w:pPr>
        <w:pStyle w:val="FootnoteText"/>
        <w:rPr>
          <w:sz w:val="16"/>
          <w:szCs w:val="16"/>
          <w:rtl/>
        </w:rPr>
      </w:pPr>
      <w:r w:rsidRPr="00685A82">
        <w:rPr>
          <w:rStyle w:val="FootnoteReference"/>
          <w:sz w:val="16"/>
          <w:szCs w:val="16"/>
        </w:rPr>
        <w:footnoteRef/>
      </w:r>
      <w:r w:rsidRPr="00685A82">
        <w:rPr>
          <w:sz w:val="16"/>
          <w:szCs w:val="16"/>
        </w:rPr>
        <w:t xml:space="preserve"> Ram Mechanism</w:t>
      </w:r>
    </w:p>
  </w:footnote>
  <w:footnote w:id="4">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Blank holder Mechanism</w:t>
      </w:r>
    </w:p>
  </w:footnote>
  <w:footnote w:id="5">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pneumatic cushion</w:t>
      </w:r>
    </w:p>
  </w:footnote>
  <w:footnote w:id="6">
    <w:p w:rsidR="00E87E47" w:rsidRDefault="00E87E47">
      <w:pPr>
        <w:pStyle w:val="FootnoteText"/>
      </w:pPr>
      <w:r w:rsidRPr="00685A82">
        <w:rPr>
          <w:rStyle w:val="FootnoteReference"/>
          <w:sz w:val="16"/>
          <w:szCs w:val="16"/>
        </w:rPr>
        <w:footnoteRef/>
      </w:r>
      <w:r w:rsidRPr="00685A82">
        <w:rPr>
          <w:sz w:val="16"/>
          <w:szCs w:val="16"/>
        </w:rPr>
        <w:t xml:space="preserve"> hydraulic cushion</w:t>
      </w:r>
    </w:p>
  </w:footnote>
  <w:footnote w:id="7">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Hwang</w:t>
      </w:r>
    </w:p>
  </w:footnote>
  <w:footnote w:id="8">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w:t>
      </w:r>
      <w:proofErr w:type="spellStart"/>
      <w:r w:rsidRPr="00685A82">
        <w:rPr>
          <w:sz w:val="16"/>
          <w:szCs w:val="16"/>
        </w:rPr>
        <w:t>Chiou</w:t>
      </w:r>
      <w:proofErr w:type="spellEnd"/>
    </w:p>
  </w:footnote>
  <w:footnote w:id="9">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Lagrange multiplier method</w:t>
      </w:r>
    </w:p>
  </w:footnote>
  <w:footnote w:id="10">
    <w:p w:rsidR="00E87E47" w:rsidRDefault="00E87E47">
      <w:pPr>
        <w:pStyle w:val="FootnoteText"/>
      </w:pPr>
      <w:r w:rsidRPr="00685A82">
        <w:rPr>
          <w:rStyle w:val="FootnoteReference"/>
          <w:sz w:val="16"/>
          <w:szCs w:val="16"/>
        </w:rPr>
        <w:footnoteRef/>
      </w:r>
      <w:r w:rsidRPr="00685A82">
        <w:rPr>
          <w:sz w:val="16"/>
          <w:szCs w:val="16"/>
        </w:rPr>
        <w:t xml:space="preserve"> Soong</w:t>
      </w:r>
    </w:p>
  </w:footnote>
  <w:footnote w:id="11">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Tso</w:t>
      </w:r>
    </w:p>
  </w:footnote>
  <w:footnote w:id="12">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Liang</w:t>
      </w:r>
    </w:p>
  </w:footnote>
  <w:footnote w:id="13">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w:t>
      </w:r>
      <w:proofErr w:type="spellStart"/>
      <w:r w:rsidRPr="00685A82">
        <w:rPr>
          <w:sz w:val="16"/>
          <w:szCs w:val="16"/>
        </w:rPr>
        <w:t>Yossifon</w:t>
      </w:r>
      <w:proofErr w:type="spellEnd"/>
    </w:p>
  </w:footnote>
  <w:footnote w:id="14">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w:t>
      </w:r>
      <w:proofErr w:type="spellStart"/>
      <w:r w:rsidRPr="00685A82">
        <w:rPr>
          <w:sz w:val="16"/>
          <w:szCs w:val="16"/>
        </w:rPr>
        <w:t>Shivpuri</w:t>
      </w:r>
      <w:proofErr w:type="spellEnd"/>
    </w:p>
  </w:footnote>
  <w:footnote w:id="15">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Chan Ham</w:t>
      </w:r>
    </w:p>
  </w:footnote>
  <w:footnote w:id="16">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Dong </w:t>
      </w:r>
      <w:proofErr w:type="spellStart"/>
      <w:r w:rsidRPr="00685A82">
        <w:rPr>
          <w:sz w:val="16"/>
          <w:szCs w:val="16"/>
        </w:rPr>
        <w:t>jang</w:t>
      </w:r>
      <w:proofErr w:type="spellEnd"/>
    </w:p>
  </w:footnote>
  <w:footnote w:id="17">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w:t>
      </w:r>
      <w:proofErr w:type="spellStart"/>
      <w:r w:rsidRPr="00685A82">
        <w:rPr>
          <w:rFonts w:cs="B Nazanin"/>
          <w:sz w:val="16"/>
          <w:szCs w:val="16"/>
        </w:rPr>
        <w:t>chval</w:t>
      </w:r>
      <w:proofErr w:type="spellEnd"/>
      <w:r w:rsidRPr="00685A82">
        <w:rPr>
          <w:rFonts w:cs="B Nazanin"/>
          <w:sz w:val="16"/>
          <w:szCs w:val="16"/>
          <w:rtl/>
        </w:rPr>
        <w:t xml:space="preserve"> </w:t>
      </w:r>
    </w:p>
  </w:footnote>
  <w:footnote w:id="18">
    <w:p w:rsidR="00E87E47" w:rsidRDefault="00E87E47">
      <w:pPr>
        <w:pStyle w:val="FootnoteText"/>
      </w:pPr>
      <w:r w:rsidRPr="00685A82">
        <w:rPr>
          <w:rStyle w:val="FootnoteReference"/>
          <w:sz w:val="16"/>
          <w:szCs w:val="16"/>
        </w:rPr>
        <w:footnoteRef/>
      </w:r>
      <w:r w:rsidRPr="00685A82">
        <w:rPr>
          <w:sz w:val="16"/>
          <w:szCs w:val="16"/>
        </w:rPr>
        <w:t xml:space="preserve"> </w:t>
      </w:r>
      <w:proofErr w:type="spellStart"/>
      <w:r w:rsidRPr="00685A82">
        <w:rPr>
          <w:rFonts w:cs="B Nazanin"/>
          <w:sz w:val="16"/>
          <w:szCs w:val="16"/>
        </w:rPr>
        <w:t>Cechura</w:t>
      </w:r>
      <w:proofErr w:type="spellEnd"/>
    </w:p>
  </w:footnote>
  <w:footnote w:id="19">
    <w:p w:rsidR="00E87E47" w:rsidRPr="00BA00B3" w:rsidRDefault="00E87E47" w:rsidP="00ED30FA">
      <w:pPr>
        <w:pStyle w:val="FootnoteText"/>
        <w:bidi/>
        <w:rPr>
          <w:rFonts w:cs="B Nazanin"/>
          <w:sz w:val="18"/>
          <w:szCs w:val="18"/>
          <w:rtl/>
        </w:rPr>
      </w:pPr>
      <w:r w:rsidRPr="00BA00B3">
        <w:rPr>
          <w:rStyle w:val="FootnoteReference"/>
          <w:rFonts w:cs="B Nazanin"/>
          <w:sz w:val="18"/>
          <w:szCs w:val="18"/>
        </w:rPr>
        <w:footnoteRef/>
      </w:r>
      <w:r w:rsidRPr="00BA00B3">
        <w:rPr>
          <w:rFonts w:cs="B Nazanin"/>
          <w:sz w:val="18"/>
          <w:szCs w:val="18"/>
        </w:rPr>
        <w:t xml:space="preserve"> </w:t>
      </w:r>
      <w:r w:rsidRPr="00BA00B3">
        <w:rPr>
          <w:rFonts w:cs="B Nazanin" w:hint="cs"/>
          <w:sz w:val="18"/>
          <w:szCs w:val="18"/>
          <w:rtl/>
        </w:rPr>
        <w:t>شرکت صنعتی ایران‌خودرو</w:t>
      </w:r>
    </w:p>
  </w:footnote>
  <w:footnote w:id="20">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Kinematic Chain</w:t>
      </w:r>
    </w:p>
  </w:footnote>
  <w:footnote w:id="21">
    <w:p w:rsidR="00E87E47" w:rsidRPr="00685A82" w:rsidRDefault="00E87E47">
      <w:pPr>
        <w:pStyle w:val="FootnoteText"/>
        <w:rPr>
          <w:sz w:val="16"/>
          <w:szCs w:val="16"/>
        </w:rPr>
      </w:pPr>
      <w:r w:rsidRPr="00685A82">
        <w:rPr>
          <w:rStyle w:val="FootnoteReference"/>
          <w:sz w:val="16"/>
          <w:szCs w:val="16"/>
        </w:rPr>
        <w:footnoteRef/>
      </w:r>
      <w:r w:rsidRPr="00685A82">
        <w:rPr>
          <w:sz w:val="16"/>
          <w:szCs w:val="16"/>
        </w:rPr>
        <w:t xml:space="preserve"> Crank</w:t>
      </w:r>
    </w:p>
  </w:footnote>
  <w:footnote w:id="22">
    <w:p w:rsidR="00E87E47" w:rsidRDefault="00E87E47">
      <w:pPr>
        <w:pStyle w:val="FootnoteText"/>
      </w:pPr>
      <w:r w:rsidRPr="00685A82">
        <w:rPr>
          <w:rStyle w:val="FootnoteReference"/>
          <w:sz w:val="16"/>
          <w:szCs w:val="16"/>
        </w:rPr>
        <w:footnoteRef/>
      </w:r>
      <w:r w:rsidRPr="00685A82">
        <w:rPr>
          <w:sz w:val="16"/>
          <w:szCs w:val="16"/>
        </w:rPr>
        <w:t xml:space="preserve"> Slider</w:t>
      </w:r>
    </w:p>
  </w:footnote>
  <w:footnote w:id="23">
    <w:p w:rsidR="00E87E47" w:rsidRPr="00B879FC" w:rsidRDefault="00E87E47" w:rsidP="007A006C">
      <w:pPr>
        <w:pStyle w:val="FootnoteText"/>
        <w:bidi/>
        <w:rPr>
          <w:rFonts w:cs="B Nazanin"/>
          <w:sz w:val="18"/>
          <w:szCs w:val="18"/>
          <w:rtl/>
        </w:rPr>
      </w:pPr>
      <w:r w:rsidRPr="00B879FC">
        <w:rPr>
          <w:rStyle w:val="FootnoteReference"/>
          <w:rFonts w:cs="B Nazanin"/>
          <w:sz w:val="18"/>
          <w:szCs w:val="18"/>
        </w:rPr>
        <w:footnoteRef/>
      </w:r>
      <w:r w:rsidRPr="00B879FC">
        <w:rPr>
          <w:rFonts w:cs="B Nazanin" w:hint="cs"/>
          <w:sz w:val="18"/>
          <w:szCs w:val="18"/>
          <w:rtl/>
        </w:rPr>
        <w:t xml:space="preserve"> </w:t>
      </w:r>
      <w:r>
        <w:rPr>
          <w:rFonts w:cs="B Nazanin" w:hint="cs"/>
          <w:sz w:val="18"/>
          <w:szCs w:val="18"/>
          <w:rtl/>
        </w:rPr>
        <w:t>رابط‌</w:t>
      </w:r>
      <w:r w:rsidRPr="00B879FC">
        <w:rPr>
          <w:rFonts w:cs="B Nazanin" w:hint="cs"/>
          <w:sz w:val="18"/>
          <w:szCs w:val="18"/>
          <w:rtl/>
        </w:rPr>
        <w:t xml:space="preserve"> شماره‌ی 1 از مکانیزم </w:t>
      </w:r>
      <w:r>
        <w:rPr>
          <w:rFonts w:cs="B Nazanin" w:hint="cs"/>
          <w:sz w:val="18"/>
          <w:szCs w:val="18"/>
          <w:rtl/>
        </w:rPr>
        <w:t>سنبه‌زن</w:t>
      </w:r>
    </w:p>
  </w:footnote>
  <w:footnote w:id="24">
    <w:p w:rsidR="00E87E47" w:rsidRPr="00F36206" w:rsidRDefault="00E87E47">
      <w:pPr>
        <w:pStyle w:val="FootnoteText"/>
        <w:rPr>
          <w:sz w:val="16"/>
          <w:szCs w:val="16"/>
        </w:rPr>
      </w:pPr>
      <w:r w:rsidRPr="00F36206">
        <w:rPr>
          <w:rStyle w:val="FootnoteReference"/>
          <w:sz w:val="16"/>
          <w:szCs w:val="16"/>
        </w:rPr>
        <w:footnoteRef/>
      </w:r>
      <w:r w:rsidRPr="00F36206">
        <w:rPr>
          <w:sz w:val="16"/>
          <w:szCs w:val="16"/>
        </w:rPr>
        <w:t xml:space="preserve"> Mass moment of inertia</w:t>
      </w:r>
    </w:p>
  </w:footnote>
  <w:footnote w:id="25">
    <w:p w:rsidR="00E87E47" w:rsidRPr="009B0B44" w:rsidRDefault="00E87E47" w:rsidP="009B0B44">
      <w:pPr>
        <w:pStyle w:val="FootnoteText"/>
        <w:bidi/>
        <w:rPr>
          <w:rFonts w:cs="B Nazanin"/>
          <w:rtl/>
        </w:rPr>
      </w:pPr>
      <w:r w:rsidRPr="009B0B44">
        <w:rPr>
          <w:rStyle w:val="FootnoteReference"/>
          <w:rFonts w:cs="B Nazanin"/>
          <w:sz w:val="18"/>
          <w:szCs w:val="18"/>
        </w:rPr>
        <w:footnoteRef/>
      </w:r>
      <w:r w:rsidRPr="009B0B44">
        <w:rPr>
          <w:rFonts w:cs="B Nazanin"/>
          <w:sz w:val="18"/>
          <w:szCs w:val="18"/>
        </w:rPr>
        <w:t xml:space="preserve"> </w:t>
      </w:r>
      <w:r w:rsidRPr="009B0B44">
        <w:rPr>
          <w:rFonts w:cs="B Nazanin" w:hint="cs"/>
          <w:sz w:val="18"/>
          <w:szCs w:val="18"/>
          <w:rtl/>
        </w:rPr>
        <w:t xml:space="preserve">موجود در شرکت صنعتی ایران‌خودرو- </w:t>
      </w:r>
      <w:r>
        <w:rPr>
          <w:rFonts w:cs="B Nazanin" w:hint="cs"/>
          <w:sz w:val="18"/>
          <w:szCs w:val="18"/>
          <w:rtl/>
        </w:rPr>
        <w:t xml:space="preserve">بخش </w:t>
      </w:r>
      <w:r w:rsidRPr="009B0B44">
        <w:rPr>
          <w:rFonts w:cs="B Nazanin" w:hint="cs"/>
          <w:sz w:val="18"/>
          <w:szCs w:val="18"/>
          <w:rtl/>
        </w:rPr>
        <w:t>تولید درب خودرو</w:t>
      </w:r>
    </w:p>
  </w:footnote>
  <w:footnote w:id="26">
    <w:p w:rsidR="00E87E47" w:rsidRPr="00F36206" w:rsidRDefault="00E87E47">
      <w:pPr>
        <w:pStyle w:val="FootnoteText"/>
        <w:rPr>
          <w:sz w:val="16"/>
          <w:szCs w:val="16"/>
          <w:rtl/>
        </w:rPr>
      </w:pPr>
      <w:r w:rsidRPr="00F36206">
        <w:rPr>
          <w:rStyle w:val="FootnoteReference"/>
          <w:sz w:val="16"/>
          <w:szCs w:val="16"/>
        </w:rPr>
        <w:footnoteRef/>
      </w:r>
      <w:r w:rsidRPr="00F36206">
        <w:rPr>
          <w:rFonts w:cs="B Nazanin"/>
          <w:sz w:val="16"/>
          <w:szCs w:val="16"/>
        </w:rPr>
        <w:t>connector pin</w:t>
      </w:r>
    </w:p>
  </w:footnote>
  <w:footnote w:id="27">
    <w:p w:rsidR="00E87E47" w:rsidRPr="00F36206" w:rsidRDefault="00E87E47" w:rsidP="00AE48EA">
      <w:pPr>
        <w:pStyle w:val="FootnoteText"/>
        <w:rPr>
          <w:sz w:val="16"/>
          <w:szCs w:val="16"/>
        </w:rPr>
      </w:pPr>
      <w:r w:rsidRPr="00F36206">
        <w:rPr>
          <w:rStyle w:val="FootnoteReference"/>
          <w:sz w:val="16"/>
          <w:szCs w:val="16"/>
        </w:rPr>
        <w:footnoteRef/>
      </w:r>
      <w:r w:rsidRPr="00F36206">
        <w:rPr>
          <w:sz w:val="16"/>
          <w:szCs w:val="16"/>
        </w:rPr>
        <w:t>Guide ( inner &amp; outer )</w:t>
      </w:r>
    </w:p>
  </w:footnote>
  <w:footnote w:id="28">
    <w:p w:rsidR="00E87E47" w:rsidRPr="00F36206" w:rsidRDefault="00E87E47" w:rsidP="00B70E62">
      <w:pPr>
        <w:pStyle w:val="FootnoteText"/>
        <w:rPr>
          <w:sz w:val="16"/>
          <w:szCs w:val="16"/>
          <w:rtl/>
        </w:rPr>
      </w:pPr>
      <w:r w:rsidRPr="00F36206">
        <w:rPr>
          <w:rStyle w:val="FootnoteReference"/>
          <w:sz w:val="16"/>
          <w:szCs w:val="16"/>
        </w:rPr>
        <w:footnoteRef/>
      </w:r>
      <w:r w:rsidRPr="00F36206">
        <w:rPr>
          <w:rFonts w:cs="B Nazanin"/>
          <w:sz w:val="16"/>
          <w:szCs w:val="16"/>
        </w:rPr>
        <w:t>contact</w:t>
      </w:r>
    </w:p>
  </w:footnote>
  <w:footnote w:id="29">
    <w:p w:rsidR="00E87E47" w:rsidRPr="00F36206" w:rsidRDefault="00E87E47">
      <w:pPr>
        <w:pStyle w:val="FootnoteText"/>
        <w:rPr>
          <w:sz w:val="16"/>
          <w:szCs w:val="16"/>
        </w:rPr>
      </w:pPr>
      <w:r w:rsidRPr="00F36206">
        <w:rPr>
          <w:rStyle w:val="FootnoteReference"/>
          <w:sz w:val="16"/>
          <w:szCs w:val="16"/>
        </w:rPr>
        <w:footnoteRef/>
      </w:r>
      <w:r w:rsidRPr="00F36206">
        <w:rPr>
          <w:sz w:val="16"/>
          <w:szCs w:val="16"/>
        </w:rPr>
        <w:t xml:space="preserve"> Fixed</w:t>
      </w:r>
    </w:p>
  </w:footnote>
  <w:footnote w:id="30">
    <w:p w:rsidR="00E87E47" w:rsidRPr="002704DF" w:rsidRDefault="00E87E47">
      <w:pPr>
        <w:pStyle w:val="FootnoteText"/>
        <w:rPr>
          <w:sz w:val="14"/>
          <w:szCs w:val="14"/>
        </w:rPr>
      </w:pPr>
      <w:r w:rsidRPr="00F36206">
        <w:rPr>
          <w:rStyle w:val="FootnoteReference"/>
          <w:sz w:val="16"/>
          <w:szCs w:val="16"/>
        </w:rPr>
        <w:footnoteRef/>
      </w:r>
      <w:r w:rsidRPr="00F36206">
        <w:rPr>
          <w:rFonts w:cs="B Nazanin"/>
          <w:sz w:val="16"/>
          <w:szCs w:val="16"/>
        </w:rPr>
        <w:t>Hinge</w:t>
      </w:r>
    </w:p>
  </w:footnote>
  <w:footnote w:id="31">
    <w:p w:rsidR="00E87E47" w:rsidRDefault="00E87E47">
      <w:pPr>
        <w:pStyle w:val="FootnoteText"/>
      </w:pPr>
      <w:r w:rsidRPr="002704DF">
        <w:rPr>
          <w:rStyle w:val="FootnoteReference"/>
          <w:sz w:val="16"/>
          <w:szCs w:val="16"/>
        </w:rPr>
        <w:footnoteRef/>
      </w:r>
      <w:r w:rsidRPr="002704DF">
        <w:rPr>
          <w:sz w:val="16"/>
          <w:szCs w:val="16"/>
        </w:rPr>
        <w:t xml:space="preserve"> contour</w:t>
      </w:r>
    </w:p>
  </w:footnote>
  <w:footnote w:id="32">
    <w:p w:rsidR="00E87E47" w:rsidRPr="00F36206" w:rsidRDefault="00E87E47" w:rsidP="00AE48EA">
      <w:pPr>
        <w:pStyle w:val="FootnoteText"/>
        <w:rPr>
          <w:sz w:val="16"/>
          <w:szCs w:val="16"/>
        </w:rPr>
      </w:pPr>
      <w:r w:rsidRPr="00F36206">
        <w:rPr>
          <w:rStyle w:val="FootnoteReference"/>
          <w:sz w:val="16"/>
          <w:szCs w:val="16"/>
        </w:rPr>
        <w:footnoteRef/>
      </w:r>
      <w:r w:rsidRPr="00F36206">
        <w:rPr>
          <w:sz w:val="16"/>
          <w:szCs w:val="16"/>
        </w:rPr>
        <w:t xml:space="preserve"> Von Misses</w:t>
      </w:r>
    </w:p>
  </w:footnote>
  <w:footnote w:id="33">
    <w:p w:rsidR="00E87E47" w:rsidRPr="00F36206" w:rsidRDefault="00E87E47" w:rsidP="00AE48EA">
      <w:pPr>
        <w:pStyle w:val="FootnoteText"/>
        <w:rPr>
          <w:sz w:val="16"/>
          <w:szCs w:val="16"/>
        </w:rPr>
      </w:pPr>
      <w:r w:rsidRPr="00F36206">
        <w:rPr>
          <w:rStyle w:val="FootnoteReference"/>
          <w:sz w:val="16"/>
          <w:szCs w:val="16"/>
        </w:rPr>
        <w:footnoteRef/>
      </w:r>
      <w:r w:rsidRPr="00F36206">
        <w:rPr>
          <w:sz w:val="16"/>
          <w:szCs w:val="16"/>
        </w:rPr>
        <w:t>Failure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E47" w:rsidRDefault="00E87E47" w:rsidP="00E87216">
    <w:pPr>
      <w:pStyle w:val="Header"/>
    </w:pPr>
  </w:p>
  <w:tbl>
    <w:tblPr>
      <w:tblStyle w:val="TableGrid"/>
      <w:tblW w:w="0" w:type="auto"/>
      <w:jc w:val="center"/>
      <w:tblBorders>
        <w:left w:val="none" w:sz="0" w:space="0" w:color="auto"/>
        <w:bottom w:val="single" w:sz="24"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1836"/>
      <w:gridCol w:w="5360"/>
      <w:gridCol w:w="1525"/>
    </w:tblGrid>
    <w:tr w:rsidR="00E87E47" w:rsidTr="00E87216">
      <w:trPr>
        <w:trHeight w:val="20"/>
        <w:jc w:val="center"/>
      </w:trPr>
      <w:tc>
        <w:tcPr>
          <w:tcW w:w="1836" w:type="dxa"/>
          <w:vMerge w:val="restart"/>
          <w:vAlign w:val="center"/>
        </w:tcPr>
        <w:p w:rsidR="00E87E47" w:rsidRPr="000C00CC" w:rsidRDefault="00E87E47" w:rsidP="00E87216">
          <w:pPr>
            <w:pStyle w:val="Header"/>
            <w:rPr>
              <w:rFonts w:asciiTheme="minorHAnsi" w:hAnsiTheme="minorHAnsi" w:cstheme="minorHAnsi"/>
            </w:rPr>
          </w:pPr>
          <w:r w:rsidRPr="000C00CC">
            <w:rPr>
              <w:rFonts w:asciiTheme="minorHAnsi" w:hAnsiTheme="minorHAnsi" w:cstheme="minorHAnsi"/>
              <w:noProof/>
              <w:lang w:bidi="ar-SA"/>
            </w:rPr>
            <w:drawing>
              <wp:inline distT="0" distB="0" distL="0" distR="0">
                <wp:extent cx="808694" cy="1105231"/>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Desktop\آرم مکانیک.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2393" cy="1110286"/>
                        </a:xfrm>
                        <a:prstGeom prst="rect">
                          <a:avLst/>
                        </a:prstGeom>
                        <a:noFill/>
                        <a:ln>
                          <a:noFill/>
                        </a:ln>
                      </pic:spPr>
                    </pic:pic>
                  </a:graphicData>
                </a:graphic>
              </wp:inline>
            </w:drawing>
          </w:r>
        </w:p>
      </w:tc>
      <w:tc>
        <w:tcPr>
          <w:tcW w:w="5360" w:type="dxa"/>
          <w:tcMar>
            <w:top w:w="28" w:type="dxa"/>
          </w:tcMar>
        </w:tcPr>
        <w:p w:rsidR="00E87E47" w:rsidRPr="003B2C18" w:rsidRDefault="00E87E47" w:rsidP="00E87216">
          <w:pPr>
            <w:jc w:val="center"/>
            <w:rPr>
              <w:rFonts w:ascii="Times New Roman" w:hAnsi="Times New Roman"/>
              <w:b/>
              <w:bCs/>
              <w:sz w:val="14"/>
              <w:szCs w:val="14"/>
              <w:rtl/>
            </w:rPr>
          </w:pPr>
          <w:r>
            <w:rPr>
              <w:rFonts w:ascii="Times New Roman" w:hAnsi="Times New Roman" w:hint="cs"/>
              <w:b/>
              <w:bCs/>
              <w:sz w:val="16"/>
              <w:szCs w:val="16"/>
              <w:rtl/>
            </w:rPr>
            <w:t>مکانیک سازه</w:t>
          </w:r>
          <w:r>
            <w:rPr>
              <w:rFonts w:ascii="Times New Roman" w:hAnsi="Times New Roman" w:hint="cs"/>
              <w:b/>
              <w:bCs/>
              <w:sz w:val="16"/>
              <w:szCs w:val="16"/>
              <w:rtl/>
            </w:rPr>
            <w:softHyphen/>
            <w:t>ها و شاره</w:t>
          </w:r>
          <w:r>
            <w:rPr>
              <w:rFonts w:ascii="Times New Roman" w:hAnsi="Times New Roman" w:hint="cs"/>
              <w:b/>
              <w:bCs/>
              <w:sz w:val="16"/>
              <w:szCs w:val="16"/>
              <w:rtl/>
            </w:rPr>
            <w:softHyphen/>
            <w:t>ها</w:t>
          </w:r>
          <w:r w:rsidRPr="003B2C18">
            <w:rPr>
              <w:rFonts w:ascii="Times New Roman" w:hAnsi="Times New Roman" w:hint="cs"/>
              <w:b/>
              <w:bCs/>
              <w:sz w:val="16"/>
              <w:szCs w:val="16"/>
              <w:rtl/>
            </w:rPr>
            <w:t xml:space="preserve">/ </w:t>
          </w:r>
          <w:r>
            <w:rPr>
              <w:rFonts w:ascii="Times New Roman" w:hAnsi="Times New Roman" w:hint="cs"/>
              <w:b/>
              <w:bCs/>
              <w:sz w:val="16"/>
              <w:szCs w:val="16"/>
              <w:rtl/>
            </w:rPr>
            <w:t>سال ****/ دوره **/ شماره **/ صفحه **-**</w:t>
          </w:r>
        </w:p>
      </w:tc>
      <w:tc>
        <w:tcPr>
          <w:tcW w:w="1525" w:type="dxa"/>
          <w:vMerge w:val="restart"/>
          <w:vAlign w:val="center"/>
        </w:tcPr>
        <w:p w:rsidR="00E87E47" w:rsidRDefault="00E87E47" w:rsidP="00E87216">
          <w:pPr>
            <w:pStyle w:val="Header"/>
            <w:jc w:val="center"/>
          </w:pPr>
          <w:r w:rsidRPr="005B4FEE">
            <w:rPr>
              <w:rFonts w:ascii="Times New Roman" w:eastAsia="Times New Roman" w:hAnsi="Times New Roman" w:cs="Times New Roman"/>
            </w:rPr>
            <w:object w:dxaOrig="2865"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3.75pt;height:89.25pt" o:ole="">
                <v:imagedata r:id="rId2" o:title=""/>
              </v:shape>
              <o:OLEObject Type="Embed" ProgID="PBrush" ShapeID="_x0000_i1026" DrawAspect="Content" ObjectID="_1596321107" r:id="rId3"/>
            </w:object>
          </w:r>
        </w:p>
      </w:tc>
    </w:tr>
    <w:tr w:rsidR="00E87E47" w:rsidTr="00E87216">
      <w:trPr>
        <w:trHeight w:val="1474"/>
        <w:jc w:val="center"/>
      </w:trPr>
      <w:tc>
        <w:tcPr>
          <w:tcW w:w="1836" w:type="dxa"/>
          <w:vMerge/>
          <w:vAlign w:val="center"/>
        </w:tcPr>
        <w:p w:rsidR="00E87E47" w:rsidRDefault="00E87E47" w:rsidP="00E87216">
          <w:pPr>
            <w:pStyle w:val="Header"/>
            <w:rPr>
              <w:noProof/>
            </w:rPr>
          </w:pPr>
        </w:p>
      </w:tc>
      <w:tc>
        <w:tcPr>
          <w:tcW w:w="5360" w:type="dxa"/>
          <w:tcMar>
            <w:top w:w="113" w:type="dxa"/>
          </w:tcMar>
        </w:tcPr>
        <w:p w:rsidR="00E87E47" w:rsidRPr="00101622" w:rsidRDefault="00E87E47" w:rsidP="00E87216">
          <w:pPr>
            <w:jc w:val="center"/>
            <w:rPr>
              <w:sz w:val="44"/>
              <w:szCs w:val="44"/>
            </w:rPr>
          </w:pPr>
          <w:r w:rsidRPr="00101622">
            <w:rPr>
              <w:rFonts w:ascii="IranNastaliq" w:hAnsi="IranNastaliq" w:cs="IranNastaliq"/>
              <w:sz w:val="44"/>
              <w:szCs w:val="44"/>
              <w:rtl/>
            </w:rPr>
            <w:t>مجله علمی پژوهشی مکانیک سازه ها و شاره ها</w:t>
          </w:r>
        </w:p>
      </w:tc>
      <w:tc>
        <w:tcPr>
          <w:tcW w:w="1525" w:type="dxa"/>
          <w:vMerge/>
          <w:vAlign w:val="center"/>
        </w:tcPr>
        <w:p w:rsidR="00E87E47" w:rsidRDefault="00E87E47" w:rsidP="00E87216">
          <w:pPr>
            <w:pStyle w:val="Header"/>
            <w:rPr>
              <w:noProof/>
            </w:rPr>
          </w:pPr>
        </w:p>
      </w:tc>
    </w:tr>
  </w:tbl>
  <w:p w:rsidR="00E87E47" w:rsidRPr="003945CA" w:rsidRDefault="00E87E47" w:rsidP="00E87216">
    <w:pPr>
      <w:pStyle w:val="Header"/>
      <w:jc w:val="center"/>
      <w:rPr>
        <w:sz w:val="14"/>
        <w:szCs w:val="14"/>
        <w:rt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E47" w:rsidRDefault="00E87E47" w:rsidP="00250FBE">
    <w:pPr>
      <w:pStyle w:val="Header"/>
      <w:rPr>
        <w:rFonts w:cs="B Titr"/>
        <w:sz w:val="16"/>
        <w:szCs w:val="16"/>
      </w:rPr>
    </w:pPr>
  </w:p>
  <w:p w:rsidR="00E87E47" w:rsidRDefault="00E87E47" w:rsidP="00250FBE">
    <w:pPr>
      <w:pStyle w:val="Header"/>
      <w:rPr>
        <w:rFonts w:cs="B Titr"/>
        <w:sz w:val="16"/>
        <w:szCs w:val="16"/>
      </w:rPr>
    </w:pPr>
  </w:p>
  <w:p w:rsidR="00E87E47" w:rsidRDefault="00E87E47" w:rsidP="00D54273">
    <w:pPr>
      <w:pStyle w:val="Header"/>
      <w:rPr>
        <w:rFonts w:cs="B Titr"/>
        <w:sz w:val="16"/>
        <w:szCs w:val="16"/>
      </w:rPr>
    </w:pPr>
  </w:p>
  <w:p w:rsidR="00E87E47" w:rsidRDefault="00E87E47" w:rsidP="00D54273">
    <w:pPr>
      <w:pStyle w:val="Header"/>
      <w:rPr>
        <w:rFonts w:cs="B Titr"/>
        <w:sz w:val="16"/>
        <w:szCs w:val="16"/>
      </w:rPr>
    </w:pPr>
  </w:p>
  <w:p w:rsidR="00E87E47" w:rsidRDefault="00E87E47" w:rsidP="00D54273">
    <w:pPr>
      <w:pStyle w:val="Header"/>
      <w:rPr>
        <w:rFonts w:cs="B Titr"/>
        <w:sz w:val="16"/>
        <w:szCs w:val="16"/>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E87E47" w:rsidTr="00A124D2">
      <w:tc>
        <w:tcPr>
          <w:tcW w:w="4360" w:type="dxa"/>
        </w:tcPr>
        <w:p w:rsidR="00E87E47" w:rsidRDefault="00E87E47" w:rsidP="00A124D2">
          <w:pPr>
            <w:pStyle w:val="Header"/>
            <w:rPr>
              <w:rFonts w:cs="B Titr"/>
              <w:sz w:val="16"/>
              <w:szCs w:val="16"/>
              <w:rtl/>
            </w:rPr>
          </w:pPr>
          <w:r>
            <w:rPr>
              <w:rFonts w:cs="B Titr" w:hint="cs"/>
              <w:sz w:val="16"/>
              <w:szCs w:val="16"/>
              <w:rtl/>
            </w:rPr>
            <w:t xml:space="preserve">مکانیک </w:t>
          </w:r>
          <w:r>
            <w:rPr>
              <w:rFonts w:cs="B Titr" w:hint="cs"/>
              <w:sz w:val="16"/>
              <w:szCs w:val="16"/>
              <w:rtl/>
            </w:rPr>
            <w:t>سازه</w:t>
          </w:r>
          <w:r>
            <w:rPr>
              <w:rFonts w:cs="B Titr"/>
              <w:sz w:val="16"/>
              <w:szCs w:val="16"/>
              <w:rtl/>
            </w:rPr>
            <w:softHyphen/>
          </w:r>
          <w:r>
            <w:rPr>
              <w:rFonts w:cs="B Titr" w:hint="cs"/>
              <w:sz w:val="16"/>
              <w:szCs w:val="16"/>
              <w:rtl/>
            </w:rPr>
            <w:t>ها و شاره</w:t>
          </w:r>
          <w:r>
            <w:rPr>
              <w:rFonts w:cs="B Titr" w:hint="cs"/>
              <w:sz w:val="16"/>
              <w:szCs w:val="16"/>
              <w:rtl/>
            </w:rPr>
            <w:softHyphen/>
            <w:t>ها/ سال ****/ دوره **/ شماره **</w:t>
          </w:r>
        </w:p>
      </w:tc>
      <w:tc>
        <w:tcPr>
          <w:tcW w:w="4361" w:type="dxa"/>
        </w:tcPr>
        <w:p w:rsidR="00E87E47" w:rsidRPr="00AC0919" w:rsidRDefault="00E87E47" w:rsidP="00A124D2">
          <w:pPr>
            <w:pStyle w:val="Footer"/>
            <w:bidi/>
            <w:jc w:val="right"/>
            <w:rPr>
              <w:sz w:val="18"/>
              <w:szCs w:val="18"/>
              <w:rtl/>
            </w:rPr>
          </w:pPr>
          <w:r>
            <w:rPr>
              <w:rFonts w:cs="B Titr" w:hint="cs"/>
              <w:sz w:val="16"/>
              <w:szCs w:val="16"/>
              <w:rtl/>
            </w:rPr>
            <w:t>صفوی و همکاران</w:t>
          </w:r>
        </w:p>
      </w:tc>
    </w:tr>
  </w:tbl>
  <w:p w:rsidR="00E87E47" w:rsidRPr="00D60822" w:rsidRDefault="00E87E47" w:rsidP="00D54273">
    <w:pPr>
      <w:pStyle w:val="Header"/>
      <w:rPr>
        <w:rFonts w:cs="B Titr"/>
        <w:sz w:val="16"/>
        <w:szCs w:val="16"/>
        <w:rtl/>
      </w:rPr>
    </w:pPr>
  </w:p>
  <w:p w:rsidR="00E87E47" w:rsidRDefault="00E87E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E47" w:rsidRDefault="00E87E47" w:rsidP="00250FBE">
    <w:pPr>
      <w:pStyle w:val="Header"/>
      <w:rPr>
        <w:rFonts w:cs="B Titr"/>
        <w:sz w:val="16"/>
        <w:szCs w:val="16"/>
      </w:rPr>
    </w:pPr>
  </w:p>
  <w:p w:rsidR="00E87E47" w:rsidRDefault="00E87E47" w:rsidP="00250FBE">
    <w:pPr>
      <w:pStyle w:val="Header"/>
      <w:rPr>
        <w:rFonts w:cs="B Titr"/>
        <w:sz w:val="16"/>
        <w:szCs w:val="16"/>
      </w:rPr>
    </w:pPr>
  </w:p>
  <w:p w:rsidR="00E87E47" w:rsidRDefault="00E87E47" w:rsidP="00250FBE">
    <w:pPr>
      <w:pStyle w:val="Header"/>
      <w:rPr>
        <w:rFonts w:cs="B Titr"/>
        <w:sz w:val="16"/>
        <w:szCs w:val="16"/>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E87E47" w:rsidTr="00E87216">
      <w:tc>
        <w:tcPr>
          <w:tcW w:w="4360" w:type="dxa"/>
        </w:tcPr>
        <w:p w:rsidR="00E87E47" w:rsidRDefault="00E87E47" w:rsidP="00E87216">
          <w:pPr>
            <w:pStyle w:val="Header"/>
            <w:rPr>
              <w:rFonts w:cs="B Titr"/>
              <w:sz w:val="16"/>
              <w:szCs w:val="16"/>
              <w:rtl/>
            </w:rPr>
          </w:pPr>
          <w:r>
            <w:rPr>
              <w:rFonts w:cs="B Titr" w:hint="cs"/>
              <w:sz w:val="16"/>
              <w:szCs w:val="16"/>
              <w:rtl/>
            </w:rPr>
            <w:t xml:space="preserve">مکانیک </w:t>
          </w:r>
          <w:r>
            <w:rPr>
              <w:rFonts w:cs="B Titr" w:hint="cs"/>
              <w:sz w:val="16"/>
              <w:szCs w:val="16"/>
              <w:rtl/>
            </w:rPr>
            <w:t>سازه</w:t>
          </w:r>
          <w:r>
            <w:rPr>
              <w:rFonts w:cs="B Titr"/>
              <w:sz w:val="16"/>
              <w:szCs w:val="16"/>
              <w:rtl/>
            </w:rPr>
            <w:softHyphen/>
          </w:r>
          <w:r>
            <w:rPr>
              <w:rFonts w:cs="B Titr" w:hint="cs"/>
              <w:sz w:val="16"/>
              <w:szCs w:val="16"/>
              <w:rtl/>
            </w:rPr>
            <w:t>ها و شاره</w:t>
          </w:r>
          <w:r>
            <w:rPr>
              <w:rFonts w:cs="B Titr" w:hint="cs"/>
              <w:sz w:val="16"/>
              <w:szCs w:val="16"/>
              <w:rtl/>
            </w:rPr>
            <w:softHyphen/>
            <w:t>ها/ سال ****/ دوره **/ شماره **</w:t>
          </w:r>
        </w:p>
      </w:tc>
      <w:tc>
        <w:tcPr>
          <w:tcW w:w="4361" w:type="dxa"/>
        </w:tcPr>
        <w:p w:rsidR="00E87E47" w:rsidRPr="00AC0919" w:rsidRDefault="00E87E47" w:rsidP="00D54273">
          <w:pPr>
            <w:pStyle w:val="Footer"/>
            <w:bidi/>
            <w:jc w:val="right"/>
            <w:rPr>
              <w:sz w:val="18"/>
              <w:szCs w:val="18"/>
              <w:rtl/>
            </w:rPr>
          </w:pPr>
          <w:r>
            <w:rPr>
              <w:rFonts w:cs="B Titr" w:hint="cs"/>
              <w:sz w:val="16"/>
              <w:szCs w:val="16"/>
              <w:rtl/>
            </w:rPr>
            <w:t>صفوی و همکاران</w:t>
          </w:r>
        </w:p>
      </w:tc>
    </w:tr>
  </w:tbl>
  <w:p w:rsidR="00E87E47" w:rsidRPr="00D60822" w:rsidRDefault="00E87E47" w:rsidP="00250FBE">
    <w:pPr>
      <w:pStyle w:val="Header"/>
      <w:rPr>
        <w:rFonts w:cs="B Titr"/>
        <w:sz w:val="16"/>
        <w:szCs w:val="16"/>
        <w:rtl/>
      </w:rPr>
    </w:pPr>
  </w:p>
  <w:p w:rsidR="00E87E47" w:rsidRPr="002C501E" w:rsidRDefault="00E87E47" w:rsidP="002C50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A794E"/>
    <w:multiLevelType w:val="hybridMultilevel"/>
    <w:tmpl w:val="618A5DE4"/>
    <w:lvl w:ilvl="0" w:tplc="7330881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E16EB4"/>
    <w:multiLevelType w:val="hybridMultilevel"/>
    <w:tmpl w:val="38B03A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22F474B"/>
    <w:multiLevelType w:val="hybridMultilevel"/>
    <w:tmpl w:val="9420143E"/>
    <w:lvl w:ilvl="0" w:tplc="E00A9D22">
      <w:start w:val="2"/>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384E9A"/>
    <w:multiLevelType w:val="hybridMultilevel"/>
    <w:tmpl w:val="B8C4D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560B37"/>
    <w:multiLevelType w:val="hybridMultilevel"/>
    <w:tmpl w:val="85DA8D18"/>
    <w:lvl w:ilvl="0" w:tplc="8C46BEE2">
      <w:start w:val="2"/>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4F7D96"/>
    <w:multiLevelType w:val="hybridMultilevel"/>
    <w:tmpl w:val="7930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4343D8"/>
    <w:multiLevelType w:val="hybridMultilevel"/>
    <w:tmpl w:val="081C98D4"/>
    <w:lvl w:ilvl="0" w:tplc="070A889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793D99"/>
    <w:multiLevelType w:val="hybridMultilevel"/>
    <w:tmpl w:val="94840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760043"/>
    <w:multiLevelType w:val="hybridMultilevel"/>
    <w:tmpl w:val="875E80EE"/>
    <w:lvl w:ilvl="0" w:tplc="25102638">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8E7FCE"/>
    <w:multiLevelType w:val="hybridMultilevel"/>
    <w:tmpl w:val="1C8698CC"/>
    <w:lvl w:ilvl="0" w:tplc="FFBEE6DC">
      <w:start w:val="4"/>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ED72C9"/>
    <w:multiLevelType w:val="hybridMultilevel"/>
    <w:tmpl w:val="C436C25A"/>
    <w:lvl w:ilvl="0" w:tplc="B0CE4992">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B6222F"/>
    <w:multiLevelType w:val="hybridMultilevel"/>
    <w:tmpl w:val="291C8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4"/>
  </w:num>
  <w:num w:numId="5">
    <w:abstractNumId w:val="2"/>
  </w:num>
  <w:num w:numId="6">
    <w:abstractNumId w:val="11"/>
  </w:num>
  <w:num w:numId="7">
    <w:abstractNumId w:val="9"/>
  </w:num>
  <w:num w:numId="8">
    <w:abstractNumId w:val="6"/>
  </w:num>
  <w:num w:numId="9">
    <w:abstractNumId w:val="1"/>
  </w:num>
  <w:num w:numId="10">
    <w:abstractNumId w:val="7"/>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characterSpacingControl w:val="doNotCompress"/>
  <w:hdrShapeDefaults>
    <o:shapedefaults v:ext="edit" spidmax="2051"/>
    <o:shapelayout v:ext="edit">
      <o:idmap v:ext="edit" data="2"/>
      <o:rules v:ext="edit">
        <o:r id="V:Rule1" type="connector" idref="#AutoShape 1"/>
      </o:rules>
    </o:shapelayout>
  </w:hdrShapeDefaults>
  <w:footnotePr>
    <w:numRestart w:val="eachPage"/>
    <w:footnote w:id="-1"/>
    <w:footnote w:id="0"/>
  </w:footnotePr>
  <w:endnotePr>
    <w:endnote w:id="-1"/>
    <w:endnote w:id="0"/>
  </w:endnotePr>
  <w:compat>
    <w:compatSetting w:name="compatibilityMode" w:uri="http://schemas.microsoft.com/office/word" w:val="12"/>
  </w:compat>
  <w:rsids>
    <w:rsidRoot w:val="00AE48EA"/>
    <w:rsid w:val="00000A0E"/>
    <w:rsid w:val="000038DA"/>
    <w:rsid w:val="00004368"/>
    <w:rsid w:val="0000642A"/>
    <w:rsid w:val="000066B0"/>
    <w:rsid w:val="00015158"/>
    <w:rsid w:val="00015DE9"/>
    <w:rsid w:val="00020AFF"/>
    <w:rsid w:val="000272AF"/>
    <w:rsid w:val="000276EF"/>
    <w:rsid w:val="00030579"/>
    <w:rsid w:val="00034E8F"/>
    <w:rsid w:val="00036F2D"/>
    <w:rsid w:val="00040C48"/>
    <w:rsid w:val="0004233C"/>
    <w:rsid w:val="00042EC6"/>
    <w:rsid w:val="00043585"/>
    <w:rsid w:val="00047DEC"/>
    <w:rsid w:val="00056CEF"/>
    <w:rsid w:val="00061863"/>
    <w:rsid w:val="00063601"/>
    <w:rsid w:val="00064343"/>
    <w:rsid w:val="0006617D"/>
    <w:rsid w:val="00067E75"/>
    <w:rsid w:val="000725EE"/>
    <w:rsid w:val="00074543"/>
    <w:rsid w:val="00074F2C"/>
    <w:rsid w:val="00077FF3"/>
    <w:rsid w:val="000A07A4"/>
    <w:rsid w:val="000A2A3E"/>
    <w:rsid w:val="000A4EA7"/>
    <w:rsid w:val="000A5CE2"/>
    <w:rsid w:val="000B26FC"/>
    <w:rsid w:val="000B6B36"/>
    <w:rsid w:val="000C2D8D"/>
    <w:rsid w:val="000C4B04"/>
    <w:rsid w:val="000C568C"/>
    <w:rsid w:val="000C5C5D"/>
    <w:rsid w:val="000C5FD3"/>
    <w:rsid w:val="000D30C4"/>
    <w:rsid w:val="000F138D"/>
    <w:rsid w:val="000F23E5"/>
    <w:rsid w:val="000F254E"/>
    <w:rsid w:val="000F41F0"/>
    <w:rsid w:val="000F56F4"/>
    <w:rsid w:val="00100545"/>
    <w:rsid w:val="001050C4"/>
    <w:rsid w:val="00107AA0"/>
    <w:rsid w:val="00123833"/>
    <w:rsid w:val="00126761"/>
    <w:rsid w:val="00126EE6"/>
    <w:rsid w:val="00126F7A"/>
    <w:rsid w:val="00146D69"/>
    <w:rsid w:val="00165FD7"/>
    <w:rsid w:val="0017026B"/>
    <w:rsid w:val="00170A1A"/>
    <w:rsid w:val="00173A19"/>
    <w:rsid w:val="001741DB"/>
    <w:rsid w:val="00182678"/>
    <w:rsid w:val="00187F64"/>
    <w:rsid w:val="0019461C"/>
    <w:rsid w:val="001A6ABE"/>
    <w:rsid w:val="001B0318"/>
    <w:rsid w:val="001B0B11"/>
    <w:rsid w:val="001B1B9B"/>
    <w:rsid w:val="001B1C2B"/>
    <w:rsid w:val="001B45FC"/>
    <w:rsid w:val="001B6593"/>
    <w:rsid w:val="001C6A34"/>
    <w:rsid w:val="001F261D"/>
    <w:rsid w:val="001F67A2"/>
    <w:rsid w:val="00204615"/>
    <w:rsid w:val="002055D0"/>
    <w:rsid w:val="00205A24"/>
    <w:rsid w:val="00206F50"/>
    <w:rsid w:val="0021038C"/>
    <w:rsid w:val="002139BC"/>
    <w:rsid w:val="00216D15"/>
    <w:rsid w:val="00217F5B"/>
    <w:rsid w:val="00224C40"/>
    <w:rsid w:val="00227189"/>
    <w:rsid w:val="00232C31"/>
    <w:rsid w:val="00233D7F"/>
    <w:rsid w:val="00241F97"/>
    <w:rsid w:val="00250FBE"/>
    <w:rsid w:val="0026103F"/>
    <w:rsid w:val="00261D83"/>
    <w:rsid w:val="0026319C"/>
    <w:rsid w:val="002645F6"/>
    <w:rsid w:val="002704DF"/>
    <w:rsid w:val="002711A7"/>
    <w:rsid w:val="00271836"/>
    <w:rsid w:val="002758E7"/>
    <w:rsid w:val="00282575"/>
    <w:rsid w:val="002838F2"/>
    <w:rsid w:val="00286FB6"/>
    <w:rsid w:val="00287C73"/>
    <w:rsid w:val="00290452"/>
    <w:rsid w:val="00293375"/>
    <w:rsid w:val="00297CDB"/>
    <w:rsid w:val="00297F7F"/>
    <w:rsid w:val="002A0A17"/>
    <w:rsid w:val="002A0CAA"/>
    <w:rsid w:val="002B1A76"/>
    <w:rsid w:val="002B6858"/>
    <w:rsid w:val="002C3E3C"/>
    <w:rsid w:val="002C501E"/>
    <w:rsid w:val="002C5FCE"/>
    <w:rsid w:val="002D7E7B"/>
    <w:rsid w:val="002E2BDD"/>
    <w:rsid w:val="002E3E3D"/>
    <w:rsid w:val="002E6E6D"/>
    <w:rsid w:val="002E6F29"/>
    <w:rsid w:val="002F0319"/>
    <w:rsid w:val="00303D61"/>
    <w:rsid w:val="00310122"/>
    <w:rsid w:val="0031104E"/>
    <w:rsid w:val="003135D2"/>
    <w:rsid w:val="003204D4"/>
    <w:rsid w:val="00323D0E"/>
    <w:rsid w:val="00323DDF"/>
    <w:rsid w:val="00333F91"/>
    <w:rsid w:val="00344E4E"/>
    <w:rsid w:val="00345286"/>
    <w:rsid w:val="00346938"/>
    <w:rsid w:val="0034797A"/>
    <w:rsid w:val="0035721E"/>
    <w:rsid w:val="003627BF"/>
    <w:rsid w:val="003639EE"/>
    <w:rsid w:val="0037695D"/>
    <w:rsid w:val="003801DF"/>
    <w:rsid w:val="00382D85"/>
    <w:rsid w:val="00393346"/>
    <w:rsid w:val="003A29A8"/>
    <w:rsid w:val="003A4D01"/>
    <w:rsid w:val="003A6026"/>
    <w:rsid w:val="003A69CA"/>
    <w:rsid w:val="003B03D0"/>
    <w:rsid w:val="003B565D"/>
    <w:rsid w:val="003C651B"/>
    <w:rsid w:val="003D040A"/>
    <w:rsid w:val="003D225C"/>
    <w:rsid w:val="003D6C53"/>
    <w:rsid w:val="003E0EC9"/>
    <w:rsid w:val="003E2EF0"/>
    <w:rsid w:val="003E31D4"/>
    <w:rsid w:val="003F10D9"/>
    <w:rsid w:val="003F6409"/>
    <w:rsid w:val="004007B0"/>
    <w:rsid w:val="0040448B"/>
    <w:rsid w:val="0041171B"/>
    <w:rsid w:val="0041536A"/>
    <w:rsid w:val="00416327"/>
    <w:rsid w:val="0042295A"/>
    <w:rsid w:val="004238F4"/>
    <w:rsid w:val="00426D8B"/>
    <w:rsid w:val="004309F2"/>
    <w:rsid w:val="00440493"/>
    <w:rsid w:val="004424D0"/>
    <w:rsid w:val="00443FA0"/>
    <w:rsid w:val="00452557"/>
    <w:rsid w:val="0045470F"/>
    <w:rsid w:val="0045586E"/>
    <w:rsid w:val="0045710F"/>
    <w:rsid w:val="00475357"/>
    <w:rsid w:val="0047713B"/>
    <w:rsid w:val="00492C7D"/>
    <w:rsid w:val="004A0449"/>
    <w:rsid w:val="004A55FD"/>
    <w:rsid w:val="004A5F17"/>
    <w:rsid w:val="004A71DE"/>
    <w:rsid w:val="004B1ADB"/>
    <w:rsid w:val="004B4AB9"/>
    <w:rsid w:val="004B783A"/>
    <w:rsid w:val="004C60E8"/>
    <w:rsid w:val="004D2C1A"/>
    <w:rsid w:val="004D5592"/>
    <w:rsid w:val="004E1B56"/>
    <w:rsid w:val="004E4340"/>
    <w:rsid w:val="004F0852"/>
    <w:rsid w:val="004F32C0"/>
    <w:rsid w:val="005005C8"/>
    <w:rsid w:val="00510EEB"/>
    <w:rsid w:val="00516290"/>
    <w:rsid w:val="00516522"/>
    <w:rsid w:val="00516565"/>
    <w:rsid w:val="0051668E"/>
    <w:rsid w:val="00516C9C"/>
    <w:rsid w:val="00522CA6"/>
    <w:rsid w:val="005248C7"/>
    <w:rsid w:val="005249A0"/>
    <w:rsid w:val="00526536"/>
    <w:rsid w:val="00527098"/>
    <w:rsid w:val="00532A96"/>
    <w:rsid w:val="00533504"/>
    <w:rsid w:val="00542245"/>
    <w:rsid w:val="00543797"/>
    <w:rsid w:val="00546353"/>
    <w:rsid w:val="0055715B"/>
    <w:rsid w:val="00560E5C"/>
    <w:rsid w:val="0056109B"/>
    <w:rsid w:val="0056565B"/>
    <w:rsid w:val="00570026"/>
    <w:rsid w:val="0057108F"/>
    <w:rsid w:val="0057543F"/>
    <w:rsid w:val="0058374B"/>
    <w:rsid w:val="005864AE"/>
    <w:rsid w:val="005864BC"/>
    <w:rsid w:val="0059267D"/>
    <w:rsid w:val="00593EAD"/>
    <w:rsid w:val="005948DB"/>
    <w:rsid w:val="005A308E"/>
    <w:rsid w:val="005A59A9"/>
    <w:rsid w:val="005B4FEE"/>
    <w:rsid w:val="005C07FA"/>
    <w:rsid w:val="005C203F"/>
    <w:rsid w:val="005C438B"/>
    <w:rsid w:val="005D4037"/>
    <w:rsid w:val="005E0921"/>
    <w:rsid w:val="005E177F"/>
    <w:rsid w:val="005E1F19"/>
    <w:rsid w:val="005E3951"/>
    <w:rsid w:val="005F4107"/>
    <w:rsid w:val="005F4628"/>
    <w:rsid w:val="005F47C7"/>
    <w:rsid w:val="005F7BF4"/>
    <w:rsid w:val="005F7D22"/>
    <w:rsid w:val="00605F92"/>
    <w:rsid w:val="006064F2"/>
    <w:rsid w:val="00607C17"/>
    <w:rsid w:val="00610424"/>
    <w:rsid w:val="006113CD"/>
    <w:rsid w:val="00615024"/>
    <w:rsid w:val="00622C49"/>
    <w:rsid w:val="00631078"/>
    <w:rsid w:val="0063112B"/>
    <w:rsid w:val="006408A2"/>
    <w:rsid w:val="00645670"/>
    <w:rsid w:val="006662C8"/>
    <w:rsid w:val="00667131"/>
    <w:rsid w:val="00673C94"/>
    <w:rsid w:val="00676A67"/>
    <w:rsid w:val="00683008"/>
    <w:rsid w:val="00685A82"/>
    <w:rsid w:val="0069084C"/>
    <w:rsid w:val="006921EC"/>
    <w:rsid w:val="006965D0"/>
    <w:rsid w:val="006B2451"/>
    <w:rsid w:val="006B4549"/>
    <w:rsid w:val="006C08DA"/>
    <w:rsid w:val="006C6066"/>
    <w:rsid w:val="006C75C8"/>
    <w:rsid w:val="006C7D25"/>
    <w:rsid w:val="006D3023"/>
    <w:rsid w:val="006E1411"/>
    <w:rsid w:val="006E162D"/>
    <w:rsid w:val="006E74DF"/>
    <w:rsid w:val="006F3B3F"/>
    <w:rsid w:val="00701DBD"/>
    <w:rsid w:val="00711C88"/>
    <w:rsid w:val="00714F36"/>
    <w:rsid w:val="00726753"/>
    <w:rsid w:val="007420EA"/>
    <w:rsid w:val="00743983"/>
    <w:rsid w:val="00746C69"/>
    <w:rsid w:val="007510DB"/>
    <w:rsid w:val="00755184"/>
    <w:rsid w:val="0076001E"/>
    <w:rsid w:val="007661CF"/>
    <w:rsid w:val="00766E99"/>
    <w:rsid w:val="00772BA4"/>
    <w:rsid w:val="00772CF3"/>
    <w:rsid w:val="007811F1"/>
    <w:rsid w:val="0078644C"/>
    <w:rsid w:val="007A006C"/>
    <w:rsid w:val="007A35C9"/>
    <w:rsid w:val="007B7A8C"/>
    <w:rsid w:val="007C2250"/>
    <w:rsid w:val="007C5C9E"/>
    <w:rsid w:val="007D2D3C"/>
    <w:rsid w:val="007E741D"/>
    <w:rsid w:val="007F02AF"/>
    <w:rsid w:val="007F347A"/>
    <w:rsid w:val="007F5CC3"/>
    <w:rsid w:val="007F61BA"/>
    <w:rsid w:val="0080648B"/>
    <w:rsid w:val="00811D2A"/>
    <w:rsid w:val="00825506"/>
    <w:rsid w:val="00835E58"/>
    <w:rsid w:val="008415A0"/>
    <w:rsid w:val="00845ABC"/>
    <w:rsid w:val="008463AC"/>
    <w:rsid w:val="00851AAA"/>
    <w:rsid w:val="00860667"/>
    <w:rsid w:val="00860F62"/>
    <w:rsid w:val="0088031C"/>
    <w:rsid w:val="00882312"/>
    <w:rsid w:val="00885292"/>
    <w:rsid w:val="0089744F"/>
    <w:rsid w:val="008A6B1F"/>
    <w:rsid w:val="008B23A7"/>
    <w:rsid w:val="008B24EB"/>
    <w:rsid w:val="008B383A"/>
    <w:rsid w:val="008C0E4C"/>
    <w:rsid w:val="008C70E4"/>
    <w:rsid w:val="008D1592"/>
    <w:rsid w:val="008D3549"/>
    <w:rsid w:val="008D4190"/>
    <w:rsid w:val="008E558A"/>
    <w:rsid w:val="008F0385"/>
    <w:rsid w:val="008F4230"/>
    <w:rsid w:val="00904A3F"/>
    <w:rsid w:val="00915C84"/>
    <w:rsid w:val="0092123C"/>
    <w:rsid w:val="00924DCF"/>
    <w:rsid w:val="009300A3"/>
    <w:rsid w:val="00930829"/>
    <w:rsid w:val="00931CC1"/>
    <w:rsid w:val="00940239"/>
    <w:rsid w:val="00942C68"/>
    <w:rsid w:val="00944516"/>
    <w:rsid w:val="0094553E"/>
    <w:rsid w:val="009458EB"/>
    <w:rsid w:val="0094646E"/>
    <w:rsid w:val="0094794D"/>
    <w:rsid w:val="009506FF"/>
    <w:rsid w:val="00952786"/>
    <w:rsid w:val="0095341A"/>
    <w:rsid w:val="00963619"/>
    <w:rsid w:val="009666E7"/>
    <w:rsid w:val="00967335"/>
    <w:rsid w:val="009700B2"/>
    <w:rsid w:val="009803DE"/>
    <w:rsid w:val="00982256"/>
    <w:rsid w:val="009829E2"/>
    <w:rsid w:val="00982F5D"/>
    <w:rsid w:val="00985ACB"/>
    <w:rsid w:val="00991873"/>
    <w:rsid w:val="009A617E"/>
    <w:rsid w:val="009B0B44"/>
    <w:rsid w:val="009B496E"/>
    <w:rsid w:val="009D26D6"/>
    <w:rsid w:val="009D3F1E"/>
    <w:rsid w:val="009E24B2"/>
    <w:rsid w:val="009E66AD"/>
    <w:rsid w:val="009E6B88"/>
    <w:rsid w:val="009F16AC"/>
    <w:rsid w:val="009F1903"/>
    <w:rsid w:val="009F36E8"/>
    <w:rsid w:val="009F6ACE"/>
    <w:rsid w:val="009F7867"/>
    <w:rsid w:val="00A01686"/>
    <w:rsid w:val="00A05346"/>
    <w:rsid w:val="00A078D1"/>
    <w:rsid w:val="00A124D2"/>
    <w:rsid w:val="00A12FD8"/>
    <w:rsid w:val="00A1395F"/>
    <w:rsid w:val="00A15CA7"/>
    <w:rsid w:val="00A17FB7"/>
    <w:rsid w:val="00A26708"/>
    <w:rsid w:val="00A31A60"/>
    <w:rsid w:val="00A33E54"/>
    <w:rsid w:val="00A3541F"/>
    <w:rsid w:val="00A362B3"/>
    <w:rsid w:val="00A43205"/>
    <w:rsid w:val="00A46348"/>
    <w:rsid w:val="00A50935"/>
    <w:rsid w:val="00A5503A"/>
    <w:rsid w:val="00A56DB2"/>
    <w:rsid w:val="00A57663"/>
    <w:rsid w:val="00A60B71"/>
    <w:rsid w:val="00A6367F"/>
    <w:rsid w:val="00A648CE"/>
    <w:rsid w:val="00A656B4"/>
    <w:rsid w:val="00A71D88"/>
    <w:rsid w:val="00A729BE"/>
    <w:rsid w:val="00A74364"/>
    <w:rsid w:val="00A77B85"/>
    <w:rsid w:val="00A81BEA"/>
    <w:rsid w:val="00A82CBC"/>
    <w:rsid w:val="00A92849"/>
    <w:rsid w:val="00AB38B0"/>
    <w:rsid w:val="00AB75A3"/>
    <w:rsid w:val="00AC474B"/>
    <w:rsid w:val="00AE0371"/>
    <w:rsid w:val="00AE48EA"/>
    <w:rsid w:val="00AF2475"/>
    <w:rsid w:val="00B0019D"/>
    <w:rsid w:val="00B01989"/>
    <w:rsid w:val="00B023C3"/>
    <w:rsid w:val="00B071E9"/>
    <w:rsid w:val="00B07F29"/>
    <w:rsid w:val="00B15380"/>
    <w:rsid w:val="00B23801"/>
    <w:rsid w:val="00B3320D"/>
    <w:rsid w:val="00B34C98"/>
    <w:rsid w:val="00B359DD"/>
    <w:rsid w:val="00B52169"/>
    <w:rsid w:val="00B52B20"/>
    <w:rsid w:val="00B57A54"/>
    <w:rsid w:val="00B6417C"/>
    <w:rsid w:val="00B6484F"/>
    <w:rsid w:val="00B67836"/>
    <w:rsid w:val="00B70E62"/>
    <w:rsid w:val="00B76FC2"/>
    <w:rsid w:val="00B8329D"/>
    <w:rsid w:val="00B84CD5"/>
    <w:rsid w:val="00B879FC"/>
    <w:rsid w:val="00B901CE"/>
    <w:rsid w:val="00BA00B3"/>
    <w:rsid w:val="00BA3C25"/>
    <w:rsid w:val="00BB02A3"/>
    <w:rsid w:val="00BB2DAF"/>
    <w:rsid w:val="00BB30DB"/>
    <w:rsid w:val="00BB4425"/>
    <w:rsid w:val="00BB5809"/>
    <w:rsid w:val="00BC62E4"/>
    <w:rsid w:val="00BD0114"/>
    <w:rsid w:val="00BD1FD4"/>
    <w:rsid w:val="00BD2FFF"/>
    <w:rsid w:val="00BD33DD"/>
    <w:rsid w:val="00BD53E3"/>
    <w:rsid w:val="00BD5E70"/>
    <w:rsid w:val="00BE04A0"/>
    <w:rsid w:val="00BE235A"/>
    <w:rsid w:val="00BE7B19"/>
    <w:rsid w:val="00BF422B"/>
    <w:rsid w:val="00BF5567"/>
    <w:rsid w:val="00BF7937"/>
    <w:rsid w:val="00BF7EF7"/>
    <w:rsid w:val="00C065B3"/>
    <w:rsid w:val="00C12E19"/>
    <w:rsid w:val="00C13B30"/>
    <w:rsid w:val="00C23096"/>
    <w:rsid w:val="00C25EB8"/>
    <w:rsid w:val="00C25F6E"/>
    <w:rsid w:val="00C27782"/>
    <w:rsid w:val="00C30BE0"/>
    <w:rsid w:val="00C3784B"/>
    <w:rsid w:val="00C43B42"/>
    <w:rsid w:val="00C519BB"/>
    <w:rsid w:val="00C51B02"/>
    <w:rsid w:val="00C52ABB"/>
    <w:rsid w:val="00C609B2"/>
    <w:rsid w:val="00C63AA3"/>
    <w:rsid w:val="00C67D8F"/>
    <w:rsid w:val="00C72FE4"/>
    <w:rsid w:val="00C73203"/>
    <w:rsid w:val="00C74392"/>
    <w:rsid w:val="00C74D27"/>
    <w:rsid w:val="00C75720"/>
    <w:rsid w:val="00C75EC7"/>
    <w:rsid w:val="00C81BF2"/>
    <w:rsid w:val="00C81E4A"/>
    <w:rsid w:val="00C843BD"/>
    <w:rsid w:val="00C844DE"/>
    <w:rsid w:val="00C85E82"/>
    <w:rsid w:val="00C931E6"/>
    <w:rsid w:val="00C95A9E"/>
    <w:rsid w:val="00CA0AEE"/>
    <w:rsid w:val="00CA4310"/>
    <w:rsid w:val="00CA4BF4"/>
    <w:rsid w:val="00CA6B23"/>
    <w:rsid w:val="00CA6D51"/>
    <w:rsid w:val="00CB0304"/>
    <w:rsid w:val="00CB1E52"/>
    <w:rsid w:val="00CB29F6"/>
    <w:rsid w:val="00CB2B58"/>
    <w:rsid w:val="00CB38D7"/>
    <w:rsid w:val="00CC3E57"/>
    <w:rsid w:val="00CC62E5"/>
    <w:rsid w:val="00CC67C9"/>
    <w:rsid w:val="00CC7966"/>
    <w:rsid w:val="00CD0A66"/>
    <w:rsid w:val="00CE5485"/>
    <w:rsid w:val="00CE68EB"/>
    <w:rsid w:val="00CF05BC"/>
    <w:rsid w:val="00CF13AC"/>
    <w:rsid w:val="00CF5C8A"/>
    <w:rsid w:val="00D0236C"/>
    <w:rsid w:val="00D0362D"/>
    <w:rsid w:val="00D043E8"/>
    <w:rsid w:val="00D04B92"/>
    <w:rsid w:val="00D10D22"/>
    <w:rsid w:val="00D12815"/>
    <w:rsid w:val="00D16697"/>
    <w:rsid w:val="00D24754"/>
    <w:rsid w:val="00D25F17"/>
    <w:rsid w:val="00D27A7D"/>
    <w:rsid w:val="00D31494"/>
    <w:rsid w:val="00D31F35"/>
    <w:rsid w:val="00D41F50"/>
    <w:rsid w:val="00D45370"/>
    <w:rsid w:val="00D4625C"/>
    <w:rsid w:val="00D51576"/>
    <w:rsid w:val="00D54273"/>
    <w:rsid w:val="00D55A0B"/>
    <w:rsid w:val="00D57C03"/>
    <w:rsid w:val="00D628DF"/>
    <w:rsid w:val="00D632C0"/>
    <w:rsid w:val="00D63B27"/>
    <w:rsid w:val="00D70FC1"/>
    <w:rsid w:val="00D73176"/>
    <w:rsid w:val="00D9167B"/>
    <w:rsid w:val="00DA0BB1"/>
    <w:rsid w:val="00DA3062"/>
    <w:rsid w:val="00DB6831"/>
    <w:rsid w:val="00DC5601"/>
    <w:rsid w:val="00DE0686"/>
    <w:rsid w:val="00DE1BD0"/>
    <w:rsid w:val="00DE38A1"/>
    <w:rsid w:val="00DE462D"/>
    <w:rsid w:val="00DE4850"/>
    <w:rsid w:val="00DF147B"/>
    <w:rsid w:val="00DF4C85"/>
    <w:rsid w:val="00DF775C"/>
    <w:rsid w:val="00E10CB7"/>
    <w:rsid w:val="00E142BE"/>
    <w:rsid w:val="00E271D2"/>
    <w:rsid w:val="00E35B63"/>
    <w:rsid w:val="00E35D9C"/>
    <w:rsid w:val="00E41D3A"/>
    <w:rsid w:val="00E4293F"/>
    <w:rsid w:val="00E440F3"/>
    <w:rsid w:val="00E4482A"/>
    <w:rsid w:val="00E4571E"/>
    <w:rsid w:val="00E5325B"/>
    <w:rsid w:val="00E567E1"/>
    <w:rsid w:val="00E60982"/>
    <w:rsid w:val="00E72805"/>
    <w:rsid w:val="00E8029A"/>
    <w:rsid w:val="00E862D1"/>
    <w:rsid w:val="00E87216"/>
    <w:rsid w:val="00E872C8"/>
    <w:rsid w:val="00E87E47"/>
    <w:rsid w:val="00E87EFA"/>
    <w:rsid w:val="00E934FC"/>
    <w:rsid w:val="00EB4354"/>
    <w:rsid w:val="00EB4774"/>
    <w:rsid w:val="00EB6B59"/>
    <w:rsid w:val="00EC6322"/>
    <w:rsid w:val="00EC6A5D"/>
    <w:rsid w:val="00ED0DCC"/>
    <w:rsid w:val="00ED30FA"/>
    <w:rsid w:val="00ED6873"/>
    <w:rsid w:val="00EE3E1A"/>
    <w:rsid w:val="00EE71C3"/>
    <w:rsid w:val="00EF4D2A"/>
    <w:rsid w:val="00F02EAD"/>
    <w:rsid w:val="00F0660B"/>
    <w:rsid w:val="00F06CE5"/>
    <w:rsid w:val="00F10F61"/>
    <w:rsid w:val="00F1258C"/>
    <w:rsid w:val="00F139DE"/>
    <w:rsid w:val="00F16B7B"/>
    <w:rsid w:val="00F1737F"/>
    <w:rsid w:val="00F21EB6"/>
    <w:rsid w:val="00F304D6"/>
    <w:rsid w:val="00F36206"/>
    <w:rsid w:val="00F36B3F"/>
    <w:rsid w:val="00F42C99"/>
    <w:rsid w:val="00F46121"/>
    <w:rsid w:val="00F470C0"/>
    <w:rsid w:val="00F523F8"/>
    <w:rsid w:val="00F623F5"/>
    <w:rsid w:val="00F62512"/>
    <w:rsid w:val="00F7769E"/>
    <w:rsid w:val="00F95610"/>
    <w:rsid w:val="00F95613"/>
    <w:rsid w:val="00F95B76"/>
    <w:rsid w:val="00FA06E5"/>
    <w:rsid w:val="00FA2E8B"/>
    <w:rsid w:val="00FA404C"/>
    <w:rsid w:val="00FA4FEB"/>
    <w:rsid w:val="00FA69B2"/>
    <w:rsid w:val="00FA7311"/>
    <w:rsid w:val="00FB0A57"/>
    <w:rsid w:val="00FB1E9E"/>
    <w:rsid w:val="00FB5F71"/>
    <w:rsid w:val="00FC6726"/>
    <w:rsid w:val="00FD0721"/>
    <w:rsid w:val="00FD21B5"/>
    <w:rsid w:val="00FD2280"/>
    <w:rsid w:val="00FD76DB"/>
    <w:rsid w:val="00FE369A"/>
    <w:rsid w:val="00FE4EC0"/>
    <w:rsid w:val="00FE71DB"/>
    <w:rsid w:val="00FF59FB"/>
    <w:rsid w:val="00FF7773"/>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rules v:ext="edit">
        <o:r id="V:Rule1" type="connector" idref="#_x0000_s1110"/>
        <o:r id="V:Rule2" type="connector" idref="#_x0000_s1109"/>
        <o:r id="V:Rule3" type="connector" idref="#_x0000_s1111"/>
      </o:rules>
    </o:shapelayout>
  </w:shapeDefaults>
  <w:decimalSymbol w:val="."/>
  <w:listSeparator w:val=","/>
  <w15:docId w15:val="{AAAEC4A6-A7E7-42E6-8490-D48B51DB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8EA"/>
    <w:rPr>
      <w:sz w:val="24"/>
      <w:szCs w:val="24"/>
      <w:lang w:bidi="fa-IR"/>
    </w:rPr>
  </w:style>
  <w:style w:type="paragraph" w:styleId="Heading1">
    <w:name w:val="heading 1"/>
    <w:basedOn w:val="Normal"/>
    <w:next w:val="Normal"/>
    <w:link w:val="Heading1Char"/>
    <w:uiPriority w:val="9"/>
    <w:qFormat/>
    <w:rsid w:val="00AE48E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qFormat/>
    <w:rsid w:val="00AE48EA"/>
    <w:pPr>
      <w:keepNext/>
      <w:bidi/>
      <w:jc w:val="lowKashida"/>
      <w:outlineLvl w:val="1"/>
    </w:pPr>
    <w:rPr>
      <w:rFonts w:cs="B Yagut"/>
      <w:b/>
      <w:bCs/>
      <w:sz w:val="20"/>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8EA"/>
    <w:rPr>
      <w:rFonts w:asciiTheme="majorHAnsi" w:eastAsiaTheme="majorEastAsia" w:hAnsiTheme="majorHAnsi" w:cstheme="majorBidi"/>
      <w:b/>
      <w:bCs/>
      <w:color w:val="2E74B5" w:themeColor="accent1" w:themeShade="BF"/>
      <w:sz w:val="28"/>
      <w:szCs w:val="28"/>
      <w:lang w:bidi="fa-IR"/>
    </w:rPr>
  </w:style>
  <w:style w:type="character" w:customStyle="1" w:styleId="Heading2Char">
    <w:name w:val="Heading 2 Char"/>
    <w:basedOn w:val="DefaultParagraphFont"/>
    <w:link w:val="Heading2"/>
    <w:rsid w:val="00AE48EA"/>
    <w:rPr>
      <w:rFonts w:cs="B Yagut"/>
      <w:b/>
      <w:bCs/>
      <w:szCs w:val="28"/>
    </w:rPr>
  </w:style>
  <w:style w:type="paragraph" w:styleId="FootnoteText">
    <w:name w:val="footnote text"/>
    <w:basedOn w:val="Normal"/>
    <w:link w:val="FootnoteTextChar"/>
    <w:uiPriority w:val="99"/>
    <w:unhideWhenUsed/>
    <w:rsid w:val="00AE48EA"/>
    <w:rPr>
      <w:sz w:val="20"/>
      <w:szCs w:val="20"/>
    </w:rPr>
  </w:style>
  <w:style w:type="character" w:customStyle="1" w:styleId="FootnoteTextChar">
    <w:name w:val="Footnote Text Char"/>
    <w:basedOn w:val="DefaultParagraphFont"/>
    <w:link w:val="FootnoteText"/>
    <w:uiPriority w:val="99"/>
    <w:rsid w:val="00AE48EA"/>
    <w:rPr>
      <w:lang w:bidi="fa-IR"/>
    </w:rPr>
  </w:style>
  <w:style w:type="character" w:styleId="FootnoteReference">
    <w:name w:val="footnote reference"/>
    <w:basedOn w:val="DefaultParagraphFont"/>
    <w:unhideWhenUsed/>
    <w:rsid w:val="00AE48EA"/>
    <w:rPr>
      <w:vertAlign w:val="superscript"/>
    </w:rPr>
  </w:style>
  <w:style w:type="paragraph" w:styleId="BalloonText">
    <w:name w:val="Balloon Text"/>
    <w:basedOn w:val="Normal"/>
    <w:link w:val="BalloonTextChar"/>
    <w:uiPriority w:val="99"/>
    <w:rsid w:val="00AE48EA"/>
    <w:rPr>
      <w:rFonts w:ascii="Tahoma" w:hAnsi="Tahoma" w:cs="Tahoma"/>
      <w:sz w:val="16"/>
      <w:szCs w:val="16"/>
    </w:rPr>
  </w:style>
  <w:style w:type="character" w:customStyle="1" w:styleId="BalloonTextChar">
    <w:name w:val="Balloon Text Char"/>
    <w:basedOn w:val="DefaultParagraphFont"/>
    <w:link w:val="BalloonText"/>
    <w:uiPriority w:val="99"/>
    <w:rsid w:val="00AE48EA"/>
    <w:rPr>
      <w:rFonts w:ascii="Tahoma" w:hAnsi="Tahoma" w:cs="Tahoma"/>
      <w:sz w:val="16"/>
      <w:szCs w:val="16"/>
      <w:lang w:bidi="fa-IR"/>
    </w:rPr>
  </w:style>
  <w:style w:type="paragraph" w:styleId="EndnoteText">
    <w:name w:val="endnote text"/>
    <w:basedOn w:val="Normal"/>
    <w:link w:val="EndnoteTextChar"/>
    <w:uiPriority w:val="99"/>
    <w:unhideWhenUsed/>
    <w:rsid w:val="00AE48EA"/>
    <w:rPr>
      <w:sz w:val="20"/>
      <w:szCs w:val="20"/>
    </w:rPr>
  </w:style>
  <w:style w:type="character" w:customStyle="1" w:styleId="EndnoteTextChar">
    <w:name w:val="Endnote Text Char"/>
    <w:basedOn w:val="DefaultParagraphFont"/>
    <w:link w:val="EndnoteText"/>
    <w:uiPriority w:val="99"/>
    <w:rsid w:val="00AE48EA"/>
    <w:rPr>
      <w:lang w:bidi="fa-IR"/>
    </w:rPr>
  </w:style>
  <w:style w:type="character" w:styleId="EndnoteReference">
    <w:name w:val="endnote reference"/>
    <w:basedOn w:val="DefaultParagraphFont"/>
    <w:uiPriority w:val="99"/>
    <w:unhideWhenUsed/>
    <w:rsid w:val="00AE48EA"/>
    <w:rPr>
      <w:vertAlign w:val="superscript"/>
    </w:rPr>
  </w:style>
  <w:style w:type="paragraph" w:styleId="ListParagraph">
    <w:name w:val="List Paragraph"/>
    <w:basedOn w:val="Normal"/>
    <w:uiPriority w:val="34"/>
    <w:qFormat/>
    <w:rsid w:val="00AE48EA"/>
    <w:pPr>
      <w:ind w:left="720"/>
      <w:contextualSpacing/>
    </w:pPr>
  </w:style>
  <w:style w:type="character" w:styleId="LineNumber">
    <w:name w:val="line number"/>
    <w:basedOn w:val="DefaultParagraphFont"/>
    <w:uiPriority w:val="99"/>
    <w:unhideWhenUsed/>
    <w:rsid w:val="00AE48EA"/>
  </w:style>
  <w:style w:type="paragraph" w:styleId="Header">
    <w:name w:val="header"/>
    <w:basedOn w:val="Normal"/>
    <w:link w:val="HeaderChar"/>
    <w:uiPriority w:val="99"/>
    <w:unhideWhenUsed/>
    <w:rsid w:val="00AE48EA"/>
    <w:pPr>
      <w:tabs>
        <w:tab w:val="center" w:pos="4513"/>
        <w:tab w:val="right" w:pos="9026"/>
      </w:tabs>
    </w:pPr>
  </w:style>
  <w:style w:type="character" w:customStyle="1" w:styleId="HeaderChar">
    <w:name w:val="Header Char"/>
    <w:basedOn w:val="DefaultParagraphFont"/>
    <w:link w:val="Header"/>
    <w:uiPriority w:val="99"/>
    <w:rsid w:val="00AE48EA"/>
    <w:rPr>
      <w:sz w:val="24"/>
      <w:szCs w:val="24"/>
      <w:lang w:bidi="fa-IR"/>
    </w:rPr>
  </w:style>
  <w:style w:type="paragraph" w:styleId="Footer">
    <w:name w:val="footer"/>
    <w:basedOn w:val="Normal"/>
    <w:link w:val="FooterChar"/>
    <w:uiPriority w:val="99"/>
    <w:unhideWhenUsed/>
    <w:rsid w:val="00AE48EA"/>
    <w:pPr>
      <w:tabs>
        <w:tab w:val="center" w:pos="4513"/>
        <w:tab w:val="right" w:pos="9026"/>
      </w:tabs>
    </w:pPr>
  </w:style>
  <w:style w:type="character" w:customStyle="1" w:styleId="FooterChar">
    <w:name w:val="Footer Char"/>
    <w:basedOn w:val="DefaultParagraphFont"/>
    <w:link w:val="Footer"/>
    <w:uiPriority w:val="99"/>
    <w:rsid w:val="00AE48EA"/>
    <w:rPr>
      <w:sz w:val="24"/>
      <w:szCs w:val="24"/>
      <w:lang w:bidi="fa-IR"/>
    </w:rPr>
  </w:style>
  <w:style w:type="table" w:styleId="TableGrid">
    <w:name w:val="Table Grid"/>
    <w:basedOn w:val="TableNormal"/>
    <w:uiPriority w:val="59"/>
    <w:rsid w:val="00FD0721"/>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FD0721"/>
    <w:rPr>
      <w:color w:val="0563C1" w:themeColor="hyperlink"/>
      <w:u w:val="single"/>
    </w:rPr>
  </w:style>
  <w:style w:type="paragraph" w:styleId="NormalWeb">
    <w:name w:val="Normal (Web)"/>
    <w:basedOn w:val="Normal"/>
    <w:uiPriority w:val="99"/>
    <w:unhideWhenUsed/>
    <w:rsid w:val="00FD0721"/>
    <w:pPr>
      <w:spacing w:before="100" w:beforeAutospacing="1" w:after="100" w:afterAutospacing="1"/>
    </w:pPr>
  </w:style>
  <w:style w:type="character" w:styleId="FollowedHyperlink">
    <w:name w:val="FollowedHyperlink"/>
    <w:basedOn w:val="DefaultParagraphFont"/>
    <w:rsid w:val="00A12FD8"/>
    <w:rPr>
      <w:color w:val="954F72" w:themeColor="followedHyperlink"/>
      <w:u w:val="single"/>
    </w:rPr>
  </w:style>
  <w:style w:type="paragraph" w:styleId="Caption">
    <w:name w:val="caption"/>
    <w:basedOn w:val="Normal"/>
    <w:next w:val="Normal"/>
    <w:uiPriority w:val="35"/>
    <w:unhideWhenUsed/>
    <w:qFormat/>
    <w:rsid w:val="00382D85"/>
    <w:pPr>
      <w:spacing w:after="200"/>
      <w:jc w:val="left"/>
    </w:pPr>
    <w:rPr>
      <w:rFonts w:asciiTheme="minorHAnsi" w:eastAsiaTheme="minorHAnsi" w:hAnsiTheme="minorHAnsi" w:cstheme="minorBidi"/>
      <w:b/>
      <w:bCs/>
      <w:color w:val="5B9BD5" w:themeColor="accent1"/>
      <w:sz w:val="18"/>
      <w:szCs w:val="18"/>
      <w:lang w:bidi="ar-SA"/>
    </w:rPr>
  </w:style>
  <w:style w:type="character" w:styleId="PlaceholderText">
    <w:name w:val="Placeholder Text"/>
    <w:basedOn w:val="DefaultParagraphFont"/>
    <w:uiPriority w:val="99"/>
    <w:semiHidden/>
    <w:rsid w:val="00A656B4"/>
    <w:rPr>
      <w:color w:val="808080"/>
    </w:rPr>
  </w:style>
  <w:style w:type="character" w:styleId="CommentReference">
    <w:name w:val="annotation reference"/>
    <w:basedOn w:val="DefaultParagraphFont"/>
    <w:rsid w:val="00DE38A1"/>
    <w:rPr>
      <w:sz w:val="16"/>
      <w:szCs w:val="16"/>
    </w:rPr>
  </w:style>
  <w:style w:type="paragraph" w:styleId="CommentText">
    <w:name w:val="annotation text"/>
    <w:basedOn w:val="Normal"/>
    <w:link w:val="CommentTextChar"/>
    <w:rsid w:val="00DE38A1"/>
    <w:rPr>
      <w:sz w:val="20"/>
      <w:szCs w:val="20"/>
    </w:rPr>
  </w:style>
  <w:style w:type="character" w:customStyle="1" w:styleId="CommentTextChar">
    <w:name w:val="Comment Text Char"/>
    <w:basedOn w:val="DefaultParagraphFont"/>
    <w:link w:val="CommentText"/>
    <w:rsid w:val="00DE38A1"/>
    <w:rPr>
      <w:lang w:bidi="fa-IR"/>
    </w:rPr>
  </w:style>
  <w:style w:type="paragraph" w:styleId="CommentSubject">
    <w:name w:val="annotation subject"/>
    <w:basedOn w:val="CommentText"/>
    <w:next w:val="CommentText"/>
    <w:link w:val="CommentSubjectChar"/>
    <w:rsid w:val="00DE38A1"/>
    <w:rPr>
      <w:b/>
      <w:bCs/>
    </w:rPr>
  </w:style>
  <w:style w:type="character" w:customStyle="1" w:styleId="CommentSubjectChar">
    <w:name w:val="Comment Subject Char"/>
    <w:basedOn w:val="CommentTextChar"/>
    <w:link w:val="CommentSubject"/>
    <w:rsid w:val="00DE38A1"/>
    <w:rPr>
      <w:b/>
      <w:bCs/>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819094">
      <w:bodyDiv w:val="1"/>
      <w:marLeft w:val="0"/>
      <w:marRight w:val="0"/>
      <w:marTop w:val="0"/>
      <w:marBottom w:val="0"/>
      <w:divBdr>
        <w:top w:val="none" w:sz="0" w:space="0" w:color="auto"/>
        <w:left w:val="none" w:sz="0" w:space="0" w:color="auto"/>
        <w:bottom w:val="none" w:sz="0" w:space="0" w:color="auto"/>
        <w:right w:val="none" w:sz="0" w:space="0" w:color="auto"/>
      </w:divBdr>
    </w:div>
    <w:div w:id="1825244837">
      <w:bodyDiv w:val="1"/>
      <w:marLeft w:val="0"/>
      <w:marRight w:val="0"/>
      <w:marTop w:val="0"/>
      <w:marBottom w:val="0"/>
      <w:divBdr>
        <w:top w:val="none" w:sz="0" w:space="0" w:color="auto"/>
        <w:left w:val="none" w:sz="0" w:space="0" w:color="auto"/>
        <w:bottom w:val="none" w:sz="0" w:space="0" w:color="auto"/>
        <w:right w:val="none" w:sz="0" w:space="0" w:color="auto"/>
      </w:divBdr>
    </w:div>
    <w:div w:id="183186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footer" Target="footer3.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1.emf"/><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header" Target="header2.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oleObject" Target="embeddings/oleObject2.bin"/><Relationship Id="rId35" Type="http://schemas.openxmlformats.org/officeDocument/2006/relationships/image" Target="media/image23.emf"/><Relationship Id="rId8" Type="http://schemas.openxmlformats.org/officeDocument/2006/relationships/footer" Target="foot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mailto:safavi_kave@mech.sharif.edu"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E447A6D-A044-4834-A372-B7AD7ACA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14</Pages>
  <Words>4093</Words>
  <Characters>23332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Bahram</cp:lastModifiedBy>
  <cp:revision>41</cp:revision>
  <cp:lastPrinted>2014-11-27T05:58:00Z</cp:lastPrinted>
  <dcterms:created xsi:type="dcterms:W3CDTF">2014-11-07T17:38:00Z</dcterms:created>
  <dcterms:modified xsi:type="dcterms:W3CDTF">2018-08-20T21:15:00Z</dcterms:modified>
</cp:coreProperties>
</file>